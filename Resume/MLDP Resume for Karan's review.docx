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168B" w14:textId="01C918FB" w:rsidR="002110DC" w:rsidRPr="00F34238" w:rsidRDefault="002110DC" w:rsidP="002110DC">
      <w:pPr>
        <w:pStyle w:val="Heading2"/>
        <w:rPr>
          <w:rStyle w:val="Strong"/>
          <w:color w:val="000000" w:themeColor="text1"/>
        </w:rPr>
      </w:pPr>
      <w:r w:rsidRPr="00F34238">
        <w:rPr>
          <w:rStyle w:val="Strong"/>
          <w:color w:val="000000" w:themeColor="text1"/>
        </w:rPr>
        <w:br/>
      </w:r>
    </w:p>
    <w:p w14:paraId="03E73C73" w14:textId="3ED61D84" w:rsidR="002110DC" w:rsidRDefault="002110DC" w:rsidP="002110DC">
      <w:pPr>
        <w:pStyle w:val="Heading2"/>
        <w:rPr>
          <w:ins w:id="0" w:author="Ramraj Sharma" w:date="2025-08-10T22:44:00Z" w16du:dateUtc="2025-08-11T02:44:00Z"/>
          <w:rStyle w:val="Strong"/>
          <w:color w:val="000000" w:themeColor="text1"/>
        </w:rPr>
      </w:pPr>
      <w:r w:rsidRPr="00F34238">
        <w:rPr>
          <w:rStyle w:val="Strong"/>
          <w:color w:val="000000" w:themeColor="text1"/>
        </w:rPr>
        <w:t xml:space="preserve">Hariyo </w:t>
      </w:r>
      <w:proofErr w:type="spellStart"/>
      <w:r w:rsidRPr="00F34238">
        <w:rPr>
          <w:rStyle w:val="Strong"/>
          <w:color w:val="000000" w:themeColor="text1"/>
        </w:rPr>
        <w:t>Tarkari</w:t>
      </w:r>
      <w:proofErr w:type="spellEnd"/>
      <w:r w:rsidRPr="00F34238">
        <w:rPr>
          <w:rStyle w:val="Strong"/>
          <w:color w:val="000000" w:themeColor="text1"/>
        </w:rPr>
        <w:t xml:space="preserve"> | Co-Founder &amp; Head of Operations</w:t>
      </w:r>
    </w:p>
    <w:p w14:paraId="0D965296" w14:textId="0FB644DE" w:rsidR="003954EC" w:rsidRPr="003954EC" w:rsidRDefault="00913A8F" w:rsidP="003954EC">
      <w:pPr>
        <w:pStyle w:val="NormalWeb"/>
        <w:rPr>
          <w:rFonts w:eastAsiaTheme="majorEastAsia"/>
          <w:color w:val="000000" w:themeColor="text1"/>
          <w:rPrChange w:id="1" w:author="Ramraj Sharma" w:date="2025-08-10T22:45:00Z" w16du:dateUtc="2025-08-11T02:45:00Z">
            <w:rPr>
              <w:color w:val="000000" w:themeColor="text1"/>
            </w:rPr>
          </w:rPrChange>
        </w:rPr>
        <w:pPrChange w:id="2" w:author="Ramraj Sharma" w:date="2025-08-10T22:45:00Z" w16du:dateUtc="2025-08-11T02:45:00Z">
          <w:pPr>
            <w:pStyle w:val="Heading2"/>
          </w:pPr>
        </w:pPrChange>
      </w:pPr>
      <w:ins w:id="3" w:author="Ramraj Sharma" w:date="2025-08-10T23:33:00Z" w16du:dateUtc="2025-08-11T03:33:00Z">
        <w:r>
          <w:rPr>
            <w:rStyle w:val="Emphasis"/>
            <w:rFonts w:eastAsiaTheme="majorEastAsia"/>
            <w:i w:val="0"/>
            <w:iCs w:val="0"/>
            <w:color w:val="000000" w:themeColor="text1"/>
          </w:rPr>
          <w:t>Agri-</w:t>
        </w:r>
      </w:ins>
      <w:ins w:id="4" w:author="Ramraj Sharma" w:date="2025-08-10T23:34:00Z" w16du:dateUtc="2025-08-11T03:34:00Z">
        <w:r>
          <w:rPr>
            <w:rStyle w:val="Emphasis"/>
            <w:rFonts w:eastAsiaTheme="majorEastAsia"/>
            <w:i w:val="0"/>
            <w:iCs w:val="0"/>
            <w:color w:val="000000" w:themeColor="text1"/>
          </w:rPr>
          <w:t>tech</w:t>
        </w:r>
      </w:ins>
      <w:ins w:id="5" w:author="Ramraj Sharma" w:date="2025-08-10T22:44:00Z" w16du:dateUtc="2025-08-11T02:44:00Z">
        <w:r w:rsidR="003954EC" w:rsidRPr="00B42704">
          <w:rPr>
            <w:rStyle w:val="Emphasis"/>
            <w:rFonts w:eastAsiaTheme="majorEastAsia"/>
            <w:i w:val="0"/>
            <w:iCs w:val="0"/>
            <w:color w:val="000000" w:themeColor="text1"/>
          </w:rPr>
          <w:t xml:space="preserve"> startup with retail and B2B channels, </w:t>
        </w:r>
      </w:ins>
      <w:ins w:id="6" w:author="Ramraj Sharma" w:date="2025-08-10T23:34:00Z" w16du:dateUtc="2025-08-11T03:34:00Z">
        <w:r w:rsidR="00B97D32">
          <w:rPr>
            <w:rStyle w:val="Emphasis"/>
            <w:rFonts w:eastAsiaTheme="majorEastAsia"/>
            <w:i w:val="0"/>
            <w:iCs w:val="0"/>
            <w:color w:val="000000" w:themeColor="text1"/>
          </w:rPr>
          <w:t xml:space="preserve">operational in 5 </w:t>
        </w:r>
      </w:ins>
      <w:ins w:id="7" w:author="Ramraj Sharma" w:date="2025-08-10T22:44:00Z" w16du:dateUtc="2025-08-11T02:44:00Z">
        <w:r w:rsidR="003954EC" w:rsidRPr="00B42704">
          <w:rPr>
            <w:rStyle w:val="Emphasis"/>
            <w:rFonts w:eastAsiaTheme="majorEastAsia"/>
            <w:i w:val="0"/>
            <w:iCs w:val="0"/>
            <w:color w:val="000000" w:themeColor="text1"/>
          </w:rPr>
          <w:t>of Nepal’s 7 major cities</w:t>
        </w:r>
      </w:ins>
      <w:ins w:id="8" w:author="Ramraj Sharma" w:date="2025-08-10T23:34:00Z" w16du:dateUtc="2025-08-11T03:34:00Z">
        <w:r w:rsidR="00B97D32">
          <w:rPr>
            <w:rStyle w:val="Emphasis"/>
            <w:rFonts w:eastAsiaTheme="majorEastAsia"/>
            <w:i w:val="0"/>
            <w:iCs w:val="0"/>
            <w:color w:val="000000" w:themeColor="text1"/>
          </w:rPr>
          <w:t xml:space="preserve"> with </w:t>
        </w:r>
      </w:ins>
      <w:ins w:id="9" w:author="Ramraj Sharma" w:date="2025-08-10T23:35:00Z" w16du:dateUtc="2025-08-11T03:35:00Z">
        <w:r w:rsidR="00B97D32">
          <w:rPr>
            <w:rStyle w:val="Emphasis"/>
            <w:rFonts w:eastAsiaTheme="majorEastAsia"/>
            <w:i w:val="0"/>
            <w:iCs w:val="0"/>
            <w:color w:val="000000" w:themeColor="text1"/>
          </w:rPr>
          <w:t xml:space="preserve">$12M revenue annually </w:t>
        </w:r>
      </w:ins>
    </w:p>
    <w:p w14:paraId="5906C5AB" w14:textId="4766BB7F" w:rsidR="002110DC" w:rsidRPr="00F34238" w:rsidRDefault="002110DC" w:rsidP="002110DC">
      <w:pPr>
        <w:pStyle w:val="NormalWeb"/>
        <w:rPr>
          <w:color w:val="000000" w:themeColor="text1"/>
        </w:rPr>
      </w:pPr>
      <w:r w:rsidRPr="00F34238">
        <w:rPr>
          <w:rStyle w:val="Emphasis"/>
          <w:rFonts w:eastAsiaTheme="majorEastAsia"/>
          <w:color w:val="000000" w:themeColor="text1"/>
        </w:rPr>
        <w:t>Kathmandu, Nepal | 201</w:t>
      </w:r>
      <w:r w:rsidR="00622065">
        <w:rPr>
          <w:rStyle w:val="Emphasis"/>
          <w:rFonts w:eastAsiaTheme="majorEastAsia"/>
          <w:color w:val="000000" w:themeColor="text1"/>
        </w:rPr>
        <w:t>9</w:t>
      </w:r>
      <w:r w:rsidRPr="00F34238">
        <w:rPr>
          <w:rStyle w:val="Emphasis"/>
          <w:rFonts w:eastAsiaTheme="majorEastAsia"/>
          <w:color w:val="000000" w:themeColor="text1"/>
        </w:rPr>
        <w:t xml:space="preserve"> – 202</w:t>
      </w:r>
      <w:r w:rsidR="00622065">
        <w:rPr>
          <w:rStyle w:val="Emphasis"/>
          <w:rFonts w:eastAsiaTheme="majorEastAsia"/>
          <w:color w:val="000000" w:themeColor="text1"/>
        </w:rPr>
        <w:t>4</w:t>
      </w:r>
    </w:p>
    <w:p w14:paraId="410F979F" w14:textId="553B5EB1" w:rsidR="00046E81" w:rsidRDefault="002110DC" w:rsidP="00A57EFE">
      <w:pPr>
        <w:pStyle w:val="NormalWeb"/>
        <w:numPr>
          <w:ilvl w:val="0"/>
          <w:numId w:val="1"/>
        </w:numPr>
        <w:rPr>
          <w:ins w:id="10" w:author="Ramraj Sharma" w:date="2025-08-10T22:48:00Z" w16du:dateUtc="2025-08-11T02:48:00Z"/>
          <w:color w:val="000000" w:themeColor="text1"/>
        </w:rPr>
      </w:pPr>
      <w:r w:rsidRPr="00F34238">
        <w:rPr>
          <w:rStyle w:val="Strong"/>
          <w:color w:val="000000" w:themeColor="text1"/>
        </w:rPr>
        <w:t xml:space="preserve">Owned </w:t>
      </w:r>
      <w:ins w:id="11" w:author="Ramraj Sharma" w:date="2025-08-10T22:46:00Z" w16du:dateUtc="2025-08-11T02:46:00Z">
        <w:r w:rsidR="003954EC">
          <w:rPr>
            <w:rStyle w:val="Strong"/>
            <w:color w:val="000000" w:themeColor="text1"/>
          </w:rPr>
          <w:t xml:space="preserve">the P&amp;L </w:t>
        </w:r>
      </w:ins>
      <w:r w:rsidRPr="00F34238">
        <w:rPr>
          <w:rStyle w:val="Strong"/>
          <w:color w:val="000000" w:themeColor="text1"/>
        </w:rPr>
        <w:t xml:space="preserve">and </w:t>
      </w:r>
      <w:del w:id="12" w:author="Ramraj Sharma" w:date="2025-08-10T22:46:00Z" w16du:dateUtc="2025-08-11T02:46:00Z">
        <w:r w:rsidRPr="00F34238" w:rsidDel="003954EC">
          <w:rPr>
            <w:rStyle w:val="Strong"/>
            <w:color w:val="000000" w:themeColor="text1"/>
          </w:rPr>
          <w:delText xml:space="preserve">managed </w:delText>
        </w:r>
      </w:del>
      <w:ins w:id="13" w:author="Ramraj Sharma" w:date="2025-08-10T22:46:00Z" w16du:dateUtc="2025-08-11T02:46:00Z">
        <w:r w:rsidR="003954EC">
          <w:rPr>
            <w:rStyle w:val="Strong"/>
            <w:color w:val="000000" w:themeColor="text1"/>
          </w:rPr>
          <w:t xml:space="preserve">scaled to a </w:t>
        </w:r>
      </w:ins>
      <w:del w:id="14" w:author="Ramraj Sharma" w:date="2025-08-10T22:46:00Z" w16du:dateUtc="2025-08-11T02:46:00Z">
        <w:r w:rsidRPr="00F34238" w:rsidDel="003954EC">
          <w:rPr>
            <w:rStyle w:val="Strong"/>
            <w:color w:val="000000" w:themeColor="text1"/>
          </w:rPr>
          <w:delText xml:space="preserve">the </w:delText>
        </w:r>
      </w:del>
      <w:del w:id="15" w:author="Ramraj Sharma" w:date="2025-08-10T22:45:00Z" w16du:dateUtc="2025-08-11T02:45:00Z">
        <w:r w:rsidRPr="00F34238" w:rsidDel="003954EC">
          <w:rPr>
            <w:rStyle w:val="Strong"/>
            <w:color w:val="000000" w:themeColor="text1"/>
          </w:rPr>
          <w:delText>full P&amp;L</w:delText>
        </w:r>
        <w:r w:rsidRPr="00F34238" w:rsidDel="003954EC">
          <w:rPr>
            <w:color w:val="000000" w:themeColor="text1"/>
          </w:rPr>
          <w:delText xml:space="preserve"> for a </w:delText>
        </w:r>
      </w:del>
      <w:r w:rsidRPr="00F34238">
        <w:rPr>
          <w:color w:val="000000" w:themeColor="text1"/>
        </w:rPr>
        <w:t>$</w:t>
      </w:r>
      <w:r w:rsidR="00046E81">
        <w:rPr>
          <w:color w:val="000000" w:themeColor="text1"/>
        </w:rPr>
        <w:t>12</w:t>
      </w:r>
      <w:r w:rsidRPr="00F34238">
        <w:rPr>
          <w:color w:val="000000" w:themeColor="text1"/>
        </w:rPr>
        <w:t>M annual operation</w:t>
      </w:r>
      <w:ins w:id="16" w:author="Ramraj Sharma" w:date="2025-08-10T22:46:00Z" w16du:dateUtc="2025-08-11T02:46:00Z">
        <w:r w:rsidR="003954EC">
          <w:rPr>
            <w:color w:val="000000" w:themeColor="text1"/>
          </w:rPr>
          <w:t xml:space="preserve"> </w:t>
        </w:r>
        <w:r w:rsidR="003954EC">
          <w:rPr>
            <w:rStyle w:val="Strong"/>
            <w:b w:val="0"/>
            <w:bCs w:val="0"/>
            <w:color w:val="000000" w:themeColor="text1"/>
          </w:rPr>
          <w:t>in a hypercompetitive fragmented market</w:t>
        </w:r>
      </w:ins>
      <w:ins w:id="17" w:author="Ramraj Sharma" w:date="2025-08-10T23:27:00Z" w16du:dateUtc="2025-08-11T03:27:00Z">
        <w:r w:rsidR="00913A8F">
          <w:rPr>
            <w:rStyle w:val="Strong"/>
            <w:b w:val="0"/>
            <w:bCs w:val="0"/>
            <w:color w:val="000000" w:themeColor="text1"/>
          </w:rPr>
          <w:t xml:space="preserve"> </w:t>
        </w:r>
      </w:ins>
      <w:ins w:id="18" w:author="Ramraj Sharma" w:date="2025-08-10T22:47:00Z" w16du:dateUtc="2025-08-11T02:47:00Z">
        <w:r w:rsidR="003954EC">
          <w:rPr>
            <w:rStyle w:val="Strong"/>
            <w:b w:val="0"/>
            <w:bCs w:val="0"/>
            <w:color w:val="000000" w:themeColor="text1"/>
          </w:rPr>
          <w:t xml:space="preserve">in a span of </w:t>
        </w:r>
        <w:r w:rsidR="00A57EFE">
          <w:rPr>
            <w:rStyle w:val="Strong"/>
            <w:b w:val="0"/>
            <w:bCs w:val="0"/>
            <w:color w:val="000000" w:themeColor="text1"/>
          </w:rPr>
          <w:t xml:space="preserve">5 years by strategically planning and </w:t>
        </w:r>
      </w:ins>
      <w:ins w:id="19" w:author="Ramraj Sharma" w:date="2025-08-10T23:35:00Z" w16du:dateUtc="2025-08-11T03:35:00Z">
        <w:r w:rsidR="00B97D32">
          <w:rPr>
            <w:rStyle w:val="Strong"/>
            <w:b w:val="0"/>
            <w:bCs w:val="0"/>
            <w:color w:val="000000" w:themeColor="text1"/>
          </w:rPr>
          <w:t>implementing</w:t>
        </w:r>
      </w:ins>
      <w:ins w:id="20" w:author="Ramraj Sharma" w:date="2025-08-10T22:47:00Z" w16du:dateUtc="2025-08-11T02:47:00Z">
        <w:r w:rsidR="00A57EFE">
          <w:rPr>
            <w:rStyle w:val="Strong"/>
            <w:b w:val="0"/>
            <w:bCs w:val="0"/>
            <w:color w:val="000000" w:themeColor="text1"/>
          </w:rPr>
          <w:t xml:space="preserve"> </w:t>
        </w:r>
      </w:ins>
      <w:ins w:id="21" w:author="Ramraj Sharma" w:date="2025-08-10T22:46:00Z" w16du:dateUtc="2025-08-11T02:46:00Z">
        <w:r w:rsidR="003954EC">
          <w:rPr>
            <w:rStyle w:val="Strong"/>
            <w:b w:val="0"/>
            <w:bCs w:val="0"/>
            <w:color w:val="000000" w:themeColor="text1"/>
          </w:rPr>
          <w:t>.</w:t>
        </w:r>
      </w:ins>
      <w:del w:id="22" w:author="Ramraj Sharma" w:date="2025-08-10T22:48:00Z" w16du:dateUtc="2025-08-11T02:48:00Z">
        <w:r w:rsidRPr="00F34238" w:rsidDel="00A57EFE">
          <w:rPr>
            <w:color w:val="000000" w:themeColor="text1"/>
          </w:rPr>
          <w:delText>, overseeing strategic planning, budgeting, and performance tracking</w:delText>
        </w:r>
        <w:r w:rsidR="00046E81" w:rsidDel="00A57EFE">
          <w:rPr>
            <w:color w:val="000000" w:themeColor="text1"/>
          </w:rPr>
          <w:delText xml:space="preserve"> </w:delText>
        </w:r>
      </w:del>
      <w:r w:rsidRPr="00F34238">
        <w:rPr>
          <w:color w:val="000000" w:themeColor="text1"/>
        </w:rPr>
        <w:t xml:space="preserve"> a team of 31 full-time staff and 70+ field agents,</w:t>
      </w:r>
    </w:p>
    <w:p w14:paraId="59C85D70" w14:textId="2F8CFEFB" w:rsidR="00A57EFE" w:rsidRDefault="00A57EFE" w:rsidP="00A57EFE">
      <w:pPr>
        <w:pStyle w:val="NormalWeb"/>
        <w:numPr>
          <w:ilvl w:val="0"/>
          <w:numId w:val="1"/>
        </w:numPr>
        <w:rPr>
          <w:color w:val="000000" w:themeColor="text1"/>
        </w:rPr>
      </w:pPr>
      <w:ins w:id="23" w:author="Ramraj Sharma" w:date="2025-08-10T22:48:00Z" w16du:dateUtc="2025-08-11T02:48:00Z">
        <w:r>
          <w:t>Owned P&amp;L and scaled operations to $12M in annual revenue within 5 years in a hypercompetitive, fragmented market by leading strategic planning and managing 31 full-time staff and 70+ field agents.</w:t>
        </w:r>
      </w:ins>
    </w:p>
    <w:p w14:paraId="2B69FBC6" w14:textId="77777777" w:rsidR="00046E81" w:rsidRDefault="00046E81" w:rsidP="002110DC">
      <w:pPr>
        <w:pStyle w:val="NormalWeb"/>
        <w:numPr>
          <w:ilvl w:val="0"/>
          <w:numId w:val="1"/>
        </w:numPr>
        <w:rPr>
          <w:color w:val="000000" w:themeColor="text1"/>
        </w:rPr>
      </w:pPr>
    </w:p>
    <w:p w14:paraId="73DA0C4E" w14:textId="02359C9A" w:rsidR="002110DC" w:rsidRPr="00F34238" w:rsidRDefault="002110DC" w:rsidP="002110DC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F34238">
        <w:rPr>
          <w:color w:val="000000" w:themeColor="text1"/>
        </w:rPr>
        <w:t xml:space="preserve"> implementing SOPs, KPIs, and coaching programs that improved productivity by </w:t>
      </w:r>
      <w:r w:rsidRPr="00F34238">
        <w:rPr>
          <w:rStyle w:val="Strong"/>
          <w:color w:val="000000" w:themeColor="text1"/>
        </w:rPr>
        <w:t>35%</w:t>
      </w:r>
      <w:r w:rsidRPr="00F34238">
        <w:rPr>
          <w:color w:val="000000" w:themeColor="text1"/>
        </w:rPr>
        <w:t xml:space="preserve"> and reduced operational errors by </w:t>
      </w:r>
      <w:r w:rsidRPr="00F34238">
        <w:rPr>
          <w:rStyle w:val="Strong"/>
          <w:color w:val="000000" w:themeColor="text1"/>
        </w:rPr>
        <w:t>40%</w:t>
      </w:r>
      <w:r w:rsidRPr="00F34238">
        <w:rPr>
          <w:color w:val="000000" w:themeColor="text1"/>
        </w:rPr>
        <w:t>.</w:t>
      </w:r>
      <w:ins w:id="24" w:author="Ramraj Sharma" w:date="2025-08-10T22:41:00Z" w16du:dateUtc="2025-08-11T02:41:00Z">
        <w:r w:rsidR="003954EC">
          <w:rPr>
            <w:color w:val="000000" w:themeColor="text1"/>
          </w:rPr>
          <w:t xml:space="preserve"> -  Employee morale (job rotation)</w:t>
        </w:r>
      </w:ins>
      <w:ins w:id="25" w:author="Ramraj Sharma" w:date="2025-08-10T22:42:00Z" w16du:dateUtc="2025-08-11T02:42:00Z">
        <w:r w:rsidR="003954EC">
          <w:rPr>
            <w:color w:val="000000" w:themeColor="text1"/>
          </w:rPr>
          <w:t xml:space="preserve"> assembly line</w:t>
        </w:r>
      </w:ins>
    </w:p>
    <w:p w14:paraId="0F170EB7" w14:textId="77777777" w:rsidR="002110DC" w:rsidRPr="00F34238" w:rsidRDefault="002110DC" w:rsidP="002110DC">
      <w:pPr>
        <w:pStyle w:val="Heading3"/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Finance &amp; Strategic Investments</w:t>
      </w:r>
    </w:p>
    <w:p w14:paraId="029C380F" w14:textId="77777777" w:rsidR="002110DC" w:rsidRDefault="002110DC" w:rsidP="002110DC">
      <w:pPr>
        <w:pStyle w:val="NormalWeb"/>
        <w:numPr>
          <w:ilvl w:val="0"/>
          <w:numId w:val="2"/>
        </w:numPr>
        <w:rPr>
          <w:ins w:id="26" w:author="Ramraj Sharma" w:date="2025-08-10T16:38:00Z" w16du:dateUtc="2025-08-10T20:38:00Z"/>
          <w:color w:val="000000" w:themeColor="text1"/>
        </w:rPr>
      </w:pPr>
      <w:r w:rsidRPr="00F34238">
        <w:rPr>
          <w:color w:val="000000" w:themeColor="text1"/>
        </w:rPr>
        <w:t xml:space="preserve">Conducted </w:t>
      </w:r>
      <w:r w:rsidRPr="00F34238">
        <w:rPr>
          <w:rStyle w:val="Strong"/>
          <w:color w:val="000000" w:themeColor="text1"/>
        </w:rPr>
        <w:t>SKU-level and customer-level sales analysis</w:t>
      </w:r>
      <w:r w:rsidRPr="00F34238">
        <w:rPr>
          <w:color w:val="000000" w:themeColor="text1"/>
        </w:rPr>
        <w:t xml:space="preserve"> using Excel, Power Query, and Python (Pandas) to forecast demand, optimize product mix, and improve revenue predictability; improved forecast accuracy by </w:t>
      </w:r>
      <w:r w:rsidRPr="00F34238">
        <w:rPr>
          <w:rStyle w:val="Strong"/>
          <w:color w:val="000000" w:themeColor="text1"/>
        </w:rPr>
        <w:t>X%</w:t>
      </w:r>
      <w:r w:rsidRPr="00F34238">
        <w:rPr>
          <w:color w:val="000000" w:themeColor="text1"/>
        </w:rPr>
        <w:t>.</w:t>
      </w:r>
    </w:p>
    <w:p w14:paraId="2072913F" w14:textId="7A0FFF73" w:rsidR="00046E81" w:rsidRPr="00C44FD5" w:rsidRDefault="00C44FD5" w:rsidP="00046E81">
      <w:pPr>
        <w:pStyle w:val="ListParagraph"/>
        <w:numPr>
          <w:ilvl w:val="0"/>
          <w:numId w:val="2"/>
        </w:numPr>
        <w:spacing w:after="0" w:line="240" w:lineRule="auto"/>
        <w:rPr>
          <w:ins w:id="27" w:author="Ramraj Sharma" w:date="2025-08-10T18:48:00Z" w16du:dateUtc="2025-08-10T22:48:00Z"/>
          <w:rFonts w:ascii="Times New Roman" w:eastAsia="Times New Roman" w:hAnsi="Times New Roman" w:cs="Times New Roman"/>
          <w:kern w:val="0"/>
          <w14:ligatures w14:val="none"/>
          <w:rPrChange w:id="28" w:author="Ramraj Sharma" w:date="2025-08-10T18:48:00Z" w16du:dateUtc="2025-08-10T22:48:00Z">
            <w:rPr>
              <w:ins w:id="29" w:author="Ramraj Sharma" w:date="2025-08-10T18:48:00Z" w16du:dateUtc="2025-08-10T22:48:00Z"/>
            </w:rPr>
          </w:rPrChange>
        </w:rPr>
      </w:pPr>
      <w:ins w:id="30" w:author="Ramraj Sharma" w:date="2025-08-10T18:48:00Z" w16du:dateUtc="2025-08-10T22:48:00Z">
        <w:r>
          <w:t>Evaluated and executed capital investments in three companies using scenario-based cash flow modeling (NPV, IRR, DCF, sensitivity, break-even analyses), generating $4M in annual revenue and $500K in EBITDA, and enhancing market differentiation through expanded product offerings.</w:t>
        </w:r>
      </w:ins>
    </w:p>
    <w:p w14:paraId="1E14439D" w14:textId="77777777" w:rsidR="00C44FD5" w:rsidRPr="00046E81" w:rsidRDefault="00C44FD5" w:rsidP="00046E81">
      <w:pPr>
        <w:pStyle w:val="ListParagraph"/>
        <w:numPr>
          <w:ilvl w:val="0"/>
          <w:numId w:val="2"/>
        </w:numPr>
        <w:spacing w:after="0" w:line="240" w:lineRule="auto"/>
        <w:rPr>
          <w:ins w:id="31" w:author="Ramraj Sharma" w:date="2025-08-10T16:38:00Z" w16du:dateUtc="2025-08-10T20:38:00Z"/>
          <w:rFonts w:ascii="Times New Roman" w:eastAsia="Times New Roman" w:hAnsi="Times New Roman" w:cs="Times New Roman"/>
          <w:kern w:val="0"/>
          <w14:ligatures w14:val="none"/>
        </w:rPr>
      </w:pPr>
    </w:p>
    <w:p w14:paraId="6033EB84" w14:textId="77777777" w:rsidR="00046E81" w:rsidRPr="00F34238" w:rsidRDefault="00046E81" w:rsidP="00046E81">
      <w:pPr>
        <w:pStyle w:val="NormalWeb"/>
        <w:rPr>
          <w:color w:val="000000" w:themeColor="text1"/>
        </w:rPr>
        <w:pPrChange w:id="32" w:author="Ramraj Sharma" w:date="2025-08-10T16:38:00Z" w16du:dateUtc="2025-08-10T20:38:00Z">
          <w:pPr>
            <w:pStyle w:val="NormalWeb"/>
            <w:numPr>
              <w:numId w:val="2"/>
            </w:numPr>
            <w:tabs>
              <w:tab w:val="num" w:pos="720"/>
            </w:tabs>
            <w:ind w:left="720" w:hanging="360"/>
          </w:pPr>
        </w:pPrChange>
      </w:pPr>
    </w:p>
    <w:p w14:paraId="3E1F460E" w14:textId="07A0E0ED" w:rsidR="002110DC" w:rsidRPr="00F34238" w:rsidDel="00046E81" w:rsidRDefault="002110DC" w:rsidP="002110DC">
      <w:pPr>
        <w:pStyle w:val="NormalWeb"/>
        <w:numPr>
          <w:ilvl w:val="0"/>
          <w:numId w:val="2"/>
        </w:numPr>
        <w:rPr>
          <w:del w:id="33" w:author="Ramraj Sharma" w:date="2025-08-10T16:38:00Z" w16du:dateUtc="2025-08-10T20:38:00Z"/>
          <w:color w:val="000000" w:themeColor="text1"/>
        </w:rPr>
      </w:pPr>
      <w:del w:id="34" w:author="Ramraj Sharma" w:date="2025-08-10T16:38:00Z" w16du:dateUtc="2025-08-10T20:38:00Z">
        <w:r w:rsidRPr="00F34238" w:rsidDel="00046E81">
          <w:rPr>
            <w:color w:val="000000" w:themeColor="text1"/>
          </w:rPr>
          <w:delText xml:space="preserve">Evaluated </w:delText>
        </w:r>
        <w:r w:rsidRPr="00F34238" w:rsidDel="00046E81">
          <w:rPr>
            <w:rStyle w:val="Strong"/>
            <w:color w:val="000000" w:themeColor="text1"/>
          </w:rPr>
          <w:delText>capital investment opportunities</w:delText>
        </w:r>
        <w:r w:rsidRPr="00F34238" w:rsidDel="00046E81">
          <w:rPr>
            <w:color w:val="000000" w:themeColor="text1"/>
          </w:rPr>
          <w:delText xml:space="preserve"> using scenario-based cash flow modeling, applying </w:delText>
        </w:r>
        <w:r w:rsidRPr="00F34238" w:rsidDel="00046E81">
          <w:rPr>
            <w:rStyle w:val="Strong"/>
            <w:color w:val="000000" w:themeColor="text1"/>
          </w:rPr>
          <w:delText>NPV, IRR, DCF, sensitivity, and break-even analyses</w:delText>
        </w:r>
        <w:r w:rsidRPr="00F34238" w:rsidDel="00046E81">
          <w:rPr>
            <w:color w:val="000000" w:themeColor="text1"/>
          </w:rPr>
          <w:delText xml:space="preserve"> to assess long-term ROI and strategic alignment</w:delText>
        </w:r>
        <w:r w:rsidR="00046E81" w:rsidDel="00046E81">
          <w:rPr>
            <w:color w:val="000000" w:themeColor="text1"/>
          </w:rPr>
          <w:delText xml:space="preserve"> (lets show the result of investment in 3 small companies and increasing revenue ad EBITDA as shown in the next point)</w:delText>
        </w:r>
        <w:r w:rsidR="00046E81" w:rsidDel="00046E81">
          <w:rPr>
            <w:color w:val="000000" w:themeColor="text1"/>
          </w:rPr>
          <w:br/>
        </w:r>
      </w:del>
    </w:p>
    <w:p w14:paraId="50CF602D" w14:textId="6378A3FC" w:rsidR="002110DC" w:rsidRPr="00F34238" w:rsidDel="00046E81" w:rsidRDefault="002110DC" w:rsidP="002110DC">
      <w:pPr>
        <w:pStyle w:val="NormalWeb"/>
        <w:numPr>
          <w:ilvl w:val="0"/>
          <w:numId w:val="2"/>
        </w:numPr>
        <w:rPr>
          <w:del w:id="35" w:author="Ramraj Sharma" w:date="2025-08-10T16:38:00Z" w16du:dateUtc="2025-08-10T20:38:00Z"/>
          <w:color w:val="000000" w:themeColor="text1"/>
        </w:rPr>
      </w:pPr>
      <w:del w:id="36" w:author="Ramraj Sharma" w:date="2025-08-10T16:38:00Z" w16du:dateUtc="2025-08-10T20:38:00Z">
        <w:r w:rsidRPr="00F34238" w:rsidDel="00046E81">
          <w:rPr>
            <w:color w:val="000000" w:themeColor="text1"/>
          </w:rPr>
          <w:delText>Successfully executed investme</w:delText>
        </w:r>
        <w:r w:rsidR="00E7074C" w:rsidRPr="00F34238" w:rsidDel="00046E81">
          <w:rPr>
            <w:color w:val="000000" w:themeColor="text1"/>
          </w:rPr>
          <w:delText>1</w:delText>
        </w:r>
        <w:r w:rsidRPr="00F34238" w:rsidDel="00046E81">
          <w:rPr>
            <w:color w:val="000000" w:themeColor="text1"/>
          </w:rPr>
          <w:delText xml:space="preserve">nts in </w:delText>
        </w:r>
        <w:r w:rsidRPr="00F34238" w:rsidDel="00046E81">
          <w:rPr>
            <w:rStyle w:val="Strong"/>
            <w:color w:val="000000" w:themeColor="text1"/>
          </w:rPr>
          <w:delText>three small companies</w:delText>
        </w:r>
        <w:r w:rsidRPr="00F34238" w:rsidDel="00046E81">
          <w:rPr>
            <w:color w:val="000000" w:themeColor="text1"/>
          </w:rPr>
          <w:delText xml:space="preserve">, adding </w:delText>
        </w:r>
        <w:r w:rsidRPr="00F34238" w:rsidDel="00046E81">
          <w:rPr>
            <w:rStyle w:val="Strong"/>
            <w:color w:val="000000" w:themeColor="text1"/>
          </w:rPr>
          <w:delText>$1M in annual revenue</w:delText>
        </w:r>
        <w:r w:rsidRPr="00F34238" w:rsidDel="00046E81">
          <w:rPr>
            <w:color w:val="000000" w:themeColor="text1"/>
          </w:rPr>
          <w:delText xml:space="preserve"> and </w:delText>
        </w:r>
        <w:r w:rsidRPr="00F34238" w:rsidDel="00046E81">
          <w:rPr>
            <w:rStyle w:val="Strong"/>
            <w:color w:val="000000" w:themeColor="text1"/>
          </w:rPr>
          <w:delText>$250K in EBITDA</w:delText>
        </w:r>
        <w:r w:rsidRPr="00F34238" w:rsidDel="00046E81">
          <w:rPr>
            <w:color w:val="000000" w:themeColor="text1"/>
          </w:rPr>
          <w:delText>, including the acquisition of organic farms to strengthen differentiated market positioning and expand product offerings.</w:delText>
        </w:r>
      </w:del>
    </w:p>
    <w:p w14:paraId="3EA98E11" w14:textId="77777777" w:rsidR="002110DC" w:rsidRPr="00F34238" w:rsidRDefault="002110DC" w:rsidP="002110DC">
      <w:pPr>
        <w:pStyle w:val="Heading3"/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Vendor Management &amp; Strategic Partnerships</w:t>
      </w:r>
    </w:p>
    <w:p w14:paraId="09BBF55A" w14:textId="2898AFC6" w:rsidR="002110DC" w:rsidRPr="00C44FD5" w:rsidDel="00C44FD5" w:rsidRDefault="00C44FD5" w:rsidP="002110DC">
      <w:pPr>
        <w:pStyle w:val="NormalWeb"/>
        <w:numPr>
          <w:ilvl w:val="0"/>
          <w:numId w:val="3"/>
        </w:numPr>
        <w:rPr>
          <w:del w:id="37" w:author="Ramraj Sharma" w:date="2025-08-10T18:51:00Z" w16du:dateUtc="2025-08-10T22:51:00Z"/>
          <w:color w:val="000000" w:themeColor="text1"/>
          <w:rPrChange w:id="38" w:author="Ramraj Sharma" w:date="2025-08-10T18:52:00Z" w16du:dateUtc="2025-08-10T22:52:00Z">
            <w:rPr>
              <w:del w:id="39" w:author="Ramraj Sharma" w:date="2025-08-10T18:51:00Z" w16du:dateUtc="2025-08-10T22:51:00Z"/>
            </w:rPr>
          </w:rPrChange>
        </w:rPr>
      </w:pPr>
      <w:ins w:id="40" w:author="Ramraj Sharma" w:date="2025-08-10T18:51:00Z" w16du:dateUtc="2025-08-10T22:51:00Z">
        <w:r>
          <w:t>Deployed Odoo ERP integrated with Excel Power Query and SQL to consolidate data for 120+ suppliers, using segmentation and predictive models to cut shortages by 50% and improve fulfillment reliability by 20%.</w:t>
        </w:r>
      </w:ins>
      <w:ins w:id="41" w:author="Ramraj Sharma" w:date="2025-08-10T18:52:00Z" w16du:dateUtc="2025-08-10T22:52:00Z">
        <w:r>
          <w:t xml:space="preserve"> </w:t>
        </w:r>
      </w:ins>
      <w:del w:id="42" w:author="Ramraj Sharma" w:date="2025-08-10T18:51:00Z" w16du:dateUtc="2025-08-10T22:51:00Z">
        <w:r w:rsidR="002110DC" w:rsidRPr="00F34238" w:rsidDel="00C44FD5">
          <w:rPr>
            <w:rStyle w:val="Strong"/>
            <w:color w:val="000000" w:themeColor="text1"/>
          </w:rPr>
          <w:delText>Implemented a vendor ERP system</w:delText>
        </w:r>
        <w:r w:rsidR="002110DC" w:rsidRPr="00F34238" w:rsidDel="00C44FD5">
          <w:rPr>
            <w:color w:val="000000" w:themeColor="text1"/>
          </w:rPr>
          <w:delText xml:space="preserve"> using Odoo integrated with Excel Power Query and SQL to consolidate procurement, performance, and contract data for 120+ suppliers; applied advanced segmentation (RFM analysis, weighted scoring) and predictive models based on historical yields and seasonal trends to optimize sourcing strategies, reducing shortages by </w:delText>
        </w:r>
        <w:r w:rsidR="002110DC" w:rsidRPr="00F34238" w:rsidDel="00C44FD5">
          <w:rPr>
            <w:rStyle w:val="Strong"/>
            <w:color w:val="000000" w:themeColor="text1"/>
          </w:rPr>
          <w:delText>50%</w:delText>
        </w:r>
        <w:r w:rsidR="002110DC" w:rsidRPr="00F34238" w:rsidDel="00C44FD5">
          <w:rPr>
            <w:color w:val="000000" w:themeColor="text1"/>
          </w:rPr>
          <w:delText xml:space="preserve"> and improving fulfillment reliability by </w:delText>
        </w:r>
        <w:r w:rsidR="002110DC" w:rsidRPr="00F34238" w:rsidDel="00C44FD5">
          <w:rPr>
            <w:rStyle w:val="Strong"/>
            <w:color w:val="000000" w:themeColor="text1"/>
          </w:rPr>
          <w:delText>20%</w:delText>
        </w:r>
        <w:r w:rsidR="002110DC" w:rsidRPr="00F34238" w:rsidDel="00C44FD5">
          <w:rPr>
            <w:color w:val="000000" w:themeColor="text1"/>
          </w:rPr>
          <w:delText>.</w:delText>
        </w:r>
      </w:del>
    </w:p>
    <w:p w14:paraId="0E1746E7" w14:textId="77777777" w:rsidR="000F4D1A" w:rsidRDefault="000F4D1A" w:rsidP="000F4D1A">
      <w:pPr>
        <w:pStyle w:val="NormalWeb"/>
        <w:rPr>
          <w:ins w:id="43" w:author="Ramraj Sharma" w:date="2025-08-10T19:59:00Z" w16du:dateUtc="2025-08-10T23:59:00Z"/>
        </w:rPr>
      </w:pPr>
    </w:p>
    <w:p w14:paraId="0AC022A3" w14:textId="4F24457B" w:rsidR="002110DC" w:rsidDel="000F4D1A" w:rsidRDefault="000F4D1A" w:rsidP="000F4D1A">
      <w:pPr>
        <w:pStyle w:val="NormalWeb"/>
        <w:rPr>
          <w:del w:id="44" w:author="Ramraj Sharma" w:date="2025-08-10T19:59:00Z" w16du:dateUtc="2025-08-10T23:59:00Z"/>
        </w:rPr>
      </w:pPr>
      <w:ins w:id="45" w:author="Ramraj Sharma" w:date="2025-08-10T19:59:00Z" w16du:dateUtc="2025-08-10T23:59:00Z">
        <w:r>
          <w:t>Developed and executed</w:t>
        </w:r>
        <w:r>
          <w:t xml:space="preserve"> joint investment proposals to top-tier suppliers, aligning cost-sharing structures with their strategic goals to secure co-funding for cold storage projects; expanded capacity by 35% and strengthened long-term partnerships.</w:t>
        </w:r>
      </w:ins>
      <w:del w:id="46" w:author="Ramraj Sharma" w:date="2025-08-10T19:59:00Z" w16du:dateUtc="2025-08-10T23:59:00Z">
        <w:r w:rsidR="002110DC" w:rsidRPr="000F4D1A" w:rsidDel="000F4D1A">
          <w:rPr>
            <w:rStyle w:val="Strong"/>
            <w:color w:val="000000" w:themeColor="text1"/>
          </w:rPr>
          <w:delText>Negotiated and structured joint cold storage investments</w:delText>
        </w:r>
        <w:r w:rsidR="002110DC" w:rsidRPr="000F4D1A" w:rsidDel="000F4D1A">
          <w:rPr>
            <w:color w:val="000000" w:themeColor="text1"/>
          </w:rPr>
          <w:delText xml:space="preserve"> with top-tier suppliers, applying ROI, payback period, and sensitivity analyses to secure co-funding; expanded storage capacity by </w:delText>
        </w:r>
        <w:r w:rsidR="002110DC" w:rsidRPr="000F4D1A" w:rsidDel="000F4D1A">
          <w:rPr>
            <w:rStyle w:val="Strong"/>
            <w:color w:val="000000" w:themeColor="text1"/>
          </w:rPr>
          <w:delText>35%</w:delText>
        </w:r>
        <w:r w:rsidR="002110DC" w:rsidRPr="000F4D1A" w:rsidDel="000F4D1A">
          <w:rPr>
            <w:color w:val="000000" w:themeColor="text1"/>
          </w:rPr>
          <w:delText xml:space="preserve"> and strengthened long-term supplier relationships.</w:delText>
        </w:r>
      </w:del>
    </w:p>
    <w:p w14:paraId="6D25EF1A" w14:textId="77777777" w:rsidR="000F4D1A" w:rsidRPr="000F4D1A" w:rsidRDefault="000F4D1A" w:rsidP="000F4D1A">
      <w:pPr>
        <w:pStyle w:val="NormalWeb"/>
        <w:numPr>
          <w:ilvl w:val="0"/>
          <w:numId w:val="3"/>
        </w:numPr>
        <w:rPr>
          <w:ins w:id="47" w:author="Ramraj Sharma" w:date="2025-08-10T19:59:00Z" w16du:dateUtc="2025-08-10T23:59:00Z"/>
          <w:color w:val="000000" w:themeColor="text1"/>
        </w:rPr>
      </w:pPr>
    </w:p>
    <w:p w14:paraId="07FD8FC0" w14:textId="77777777" w:rsidR="002110DC" w:rsidRPr="00F34238" w:rsidRDefault="002110DC" w:rsidP="000F4D1A">
      <w:pPr>
        <w:pStyle w:val="NormalWeb"/>
        <w:rPr>
          <w:color w:val="000000" w:themeColor="text1"/>
        </w:rPr>
        <w:pPrChange w:id="48" w:author="Ramraj Sharma" w:date="2025-08-10T19:59:00Z" w16du:dateUtc="2025-08-10T23:59:00Z">
          <w:pPr>
            <w:pStyle w:val="Heading3"/>
          </w:pPr>
        </w:pPrChange>
      </w:pPr>
      <w:r w:rsidRPr="00F34238">
        <w:rPr>
          <w:rStyle w:val="Strong"/>
          <w:color w:val="000000" w:themeColor="text1"/>
        </w:rPr>
        <w:lastRenderedPageBreak/>
        <w:t>Operations &amp; Business Development</w:t>
      </w:r>
    </w:p>
    <w:p w14:paraId="258065A2" w14:textId="4CD290C9" w:rsidR="002110DC" w:rsidRPr="00F34238" w:rsidRDefault="002110DC" w:rsidP="002110D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Identified and segmented institutional customer groups</w:t>
      </w:r>
      <w:r w:rsidRPr="00F34238">
        <w:rPr>
          <w:color w:val="000000" w:themeColor="text1"/>
        </w:rPr>
        <w:t xml:space="preserve"> (hotels, schools, restaurants) using purchase pattern analysis; developed customized pricing and sales strategies, and partnered with clients to co-design seasonal promotions, improving </w:t>
      </w:r>
      <w:ins w:id="49" w:author="Ramraj Sharma" w:date="2025-08-10T20:06:00Z" w16du:dateUtc="2025-08-11T00:06:00Z">
        <w:r w:rsidR="000F4D1A">
          <w:rPr>
            <w:color w:val="000000" w:themeColor="text1"/>
          </w:rPr>
          <w:t xml:space="preserve">institutional </w:t>
        </w:r>
      </w:ins>
      <w:r w:rsidRPr="00F34238">
        <w:rPr>
          <w:color w:val="000000" w:themeColor="text1"/>
        </w:rPr>
        <w:t xml:space="preserve">order frequency by </w:t>
      </w:r>
      <w:r w:rsidRPr="00F34238">
        <w:rPr>
          <w:rStyle w:val="Strong"/>
          <w:color w:val="000000" w:themeColor="text1"/>
        </w:rPr>
        <w:t>25%</w:t>
      </w:r>
      <w:r w:rsidRPr="00F34238">
        <w:rPr>
          <w:color w:val="000000" w:themeColor="text1"/>
        </w:rPr>
        <w:t xml:space="preserve"> and securing repeat contracts.</w:t>
      </w:r>
    </w:p>
    <w:p w14:paraId="49C7CA1F" w14:textId="77777777" w:rsidR="002110DC" w:rsidRPr="00F34238" w:rsidRDefault="002110DC" w:rsidP="002110D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Applied analytical tools</w:t>
      </w:r>
      <w:r w:rsidRPr="00F34238">
        <w:rPr>
          <w:color w:val="000000" w:themeColor="text1"/>
        </w:rPr>
        <w:t xml:space="preserve"> (Excel Solver, Python Pandas, and route batching models) to streamline last-mile delivery and eliminate bottlenecks; reduced delivery time by </w:t>
      </w:r>
      <w:r w:rsidRPr="00F34238">
        <w:rPr>
          <w:rStyle w:val="Strong"/>
          <w:color w:val="000000" w:themeColor="text1"/>
        </w:rPr>
        <w:t>40%</w:t>
      </w:r>
      <w:r w:rsidRPr="00F34238">
        <w:rPr>
          <w:color w:val="000000" w:themeColor="text1"/>
        </w:rPr>
        <w:t xml:space="preserve"> and improved on-time fulfillment by </w:t>
      </w:r>
      <w:r w:rsidRPr="00F34238">
        <w:rPr>
          <w:rStyle w:val="Strong"/>
          <w:color w:val="000000" w:themeColor="text1"/>
        </w:rPr>
        <w:t>20%</w:t>
      </w:r>
      <w:r w:rsidRPr="00F34238">
        <w:rPr>
          <w:color w:val="000000" w:themeColor="text1"/>
        </w:rPr>
        <w:t>.</w:t>
      </w:r>
    </w:p>
    <w:p w14:paraId="10A1F20A" w14:textId="77777777" w:rsidR="002110DC" w:rsidRPr="00F34238" w:rsidRDefault="002110DC" w:rsidP="002110DC">
      <w:pPr>
        <w:pStyle w:val="Heading3"/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Product Management &amp; Innovation</w:t>
      </w:r>
    </w:p>
    <w:p w14:paraId="2FCF16E4" w14:textId="77777777" w:rsidR="002110DC" w:rsidRPr="00F34238" w:rsidRDefault="002110DC" w:rsidP="002110DC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Launched Nepal’s first subscription-based grocery delivery service</w:t>
      </w:r>
      <w:r w:rsidRPr="00F34238">
        <w:rPr>
          <w:color w:val="000000" w:themeColor="text1"/>
        </w:rPr>
        <w:t xml:space="preserve">, starting with a minimum viable product (MVP) built under lean startup principles; incorporated </w:t>
      </w:r>
      <w:r w:rsidRPr="00F34238">
        <w:rPr>
          <w:rStyle w:val="Strong"/>
          <w:color w:val="000000" w:themeColor="text1"/>
        </w:rPr>
        <w:t>20+ customer feedback iterations</w:t>
      </w:r>
      <w:r w:rsidRPr="00F34238">
        <w:rPr>
          <w:color w:val="000000" w:themeColor="text1"/>
        </w:rPr>
        <w:t xml:space="preserve"> to refine the offering, identify target market segments, and achieve </w:t>
      </w:r>
      <w:r w:rsidRPr="00F34238">
        <w:rPr>
          <w:rStyle w:val="Strong"/>
          <w:color w:val="000000" w:themeColor="text1"/>
        </w:rPr>
        <w:t>X% revenue growth</w:t>
      </w:r>
      <w:r w:rsidRPr="00F34238">
        <w:rPr>
          <w:color w:val="000000" w:themeColor="text1"/>
        </w:rPr>
        <w:t xml:space="preserve"> from new customer groups within the first 6 months.</w:t>
      </w:r>
    </w:p>
    <w:p w14:paraId="47C68694" w14:textId="77777777" w:rsidR="002110DC" w:rsidRPr="00F34238" w:rsidRDefault="002110DC" w:rsidP="002110DC">
      <w:pPr>
        <w:pStyle w:val="Heading2"/>
        <w:rPr>
          <w:color w:val="000000" w:themeColor="text1"/>
        </w:rPr>
      </w:pPr>
      <w:r w:rsidRPr="00F34238">
        <w:rPr>
          <w:color w:val="000000" w:themeColor="text1"/>
        </w:rPr>
        <w:br/>
      </w:r>
      <w:r w:rsidRPr="00F34238">
        <w:rPr>
          <w:color w:val="000000" w:themeColor="text1"/>
        </w:rPr>
        <w:br/>
      </w:r>
      <w:proofErr w:type="spellStart"/>
      <w:r w:rsidRPr="00F34238">
        <w:rPr>
          <w:rStyle w:val="Strong"/>
          <w:color w:val="000000" w:themeColor="text1"/>
        </w:rPr>
        <w:t>Softnep</w:t>
      </w:r>
      <w:proofErr w:type="spellEnd"/>
      <w:r w:rsidRPr="00F34238">
        <w:rPr>
          <w:rStyle w:val="Strong"/>
          <w:color w:val="000000" w:themeColor="text1"/>
        </w:rPr>
        <w:t xml:space="preserve"> | Finance &amp; Project Management Analyst</w:t>
      </w:r>
    </w:p>
    <w:p w14:paraId="2625BFA6" w14:textId="2FD70102" w:rsidR="002110DC" w:rsidRPr="00F34238" w:rsidRDefault="002110DC" w:rsidP="002110DC">
      <w:pPr>
        <w:pStyle w:val="NormalWeb"/>
        <w:rPr>
          <w:color w:val="000000" w:themeColor="text1"/>
        </w:rPr>
      </w:pPr>
      <w:r w:rsidRPr="00F34238">
        <w:rPr>
          <w:rStyle w:val="Emphasis"/>
          <w:rFonts w:eastAsiaTheme="majorEastAsia"/>
          <w:color w:val="000000" w:themeColor="text1"/>
        </w:rPr>
        <w:t>Kathmandu, Nepal |</w:t>
      </w:r>
      <w:r w:rsidR="00622065">
        <w:rPr>
          <w:rStyle w:val="Emphasis"/>
          <w:rFonts w:eastAsiaTheme="majorEastAsia"/>
          <w:color w:val="000000" w:themeColor="text1"/>
        </w:rPr>
        <w:t xml:space="preserve"> 2017-2019</w:t>
      </w:r>
    </w:p>
    <w:p w14:paraId="1135FBA7" w14:textId="77777777" w:rsidR="002110DC" w:rsidRPr="00F34238" w:rsidRDefault="002110DC" w:rsidP="002110DC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Designed and implemented an annual budgeting and forecasting process</w:t>
      </w:r>
      <w:r w:rsidRPr="00F34238">
        <w:rPr>
          <w:color w:val="000000" w:themeColor="text1"/>
        </w:rPr>
        <w:t xml:space="preserve"> for projects worth </w:t>
      </w:r>
      <w:r w:rsidRPr="00F34238">
        <w:rPr>
          <w:rStyle w:val="Strong"/>
          <w:color w:val="000000" w:themeColor="text1"/>
        </w:rPr>
        <w:t>$1.2M</w:t>
      </w:r>
      <w:r w:rsidRPr="00F34238">
        <w:rPr>
          <w:color w:val="000000" w:themeColor="text1"/>
        </w:rPr>
        <w:t xml:space="preserve"> using Excel, SQL, and Power Query; built a Tableau dashboard to track project-level profitability and cost plans, reducing budget mismatches from </w:t>
      </w:r>
      <w:r w:rsidRPr="00F34238">
        <w:rPr>
          <w:rStyle w:val="Strong"/>
          <w:color w:val="000000" w:themeColor="text1"/>
        </w:rPr>
        <w:t>20%</w:t>
      </w:r>
      <w:r w:rsidRPr="00F34238">
        <w:rPr>
          <w:color w:val="000000" w:themeColor="text1"/>
        </w:rPr>
        <w:t xml:space="preserve"> to </w:t>
      </w:r>
      <w:r w:rsidRPr="00F34238">
        <w:rPr>
          <w:rStyle w:val="Strong"/>
          <w:color w:val="000000" w:themeColor="text1"/>
        </w:rPr>
        <w:t>5%</w:t>
      </w:r>
      <w:r w:rsidRPr="00F34238">
        <w:rPr>
          <w:color w:val="000000" w:themeColor="text1"/>
        </w:rPr>
        <w:t xml:space="preserve"> and optimizing cost structures to improve project margins by </w:t>
      </w:r>
      <w:r w:rsidRPr="00F34238">
        <w:rPr>
          <w:rStyle w:val="Strong"/>
          <w:color w:val="000000" w:themeColor="text1"/>
        </w:rPr>
        <w:t>15%</w:t>
      </w:r>
      <w:r w:rsidRPr="00F34238">
        <w:rPr>
          <w:color w:val="000000" w:themeColor="text1"/>
        </w:rPr>
        <w:t>.</w:t>
      </w:r>
    </w:p>
    <w:p w14:paraId="5F03FFEC" w14:textId="77777777" w:rsidR="002110DC" w:rsidRPr="00F34238" w:rsidRDefault="002110DC" w:rsidP="002110DC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Developed pricing strategy</w:t>
      </w:r>
      <w:r w:rsidRPr="00F34238">
        <w:rPr>
          <w:color w:val="000000" w:themeColor="text1"/>
        </w:rPr>
        <w:t xml:space="preserve"> for pre-made web content and applications by analyzing competitor pricing and surveying existing customers to identify value-driving features; redesigned product offerings and established competitive pricing models, increasing sales conversion by </w:t>
      </w:r>
      <w:r w:rsidRPr="00F34238">
        <w:rPr>
          <w:rStyle w:val="Strong"/>
          <w:color w:val="000000" w:themeColor="text1"/>
        </w:rPr>
        <w:t>18%</w:t>
      </w:r>
      <w:r w:rsidRPr="00F34238">
        <w:rPr>
          <w:color w:val="000000" w:themeColor="text1"/>
        </w:rPr>
        <w:t xml:space="preserve"> and product line profitability by </w:t>
      </w:r>
      <w:r w:rsidRPr="00F34238">
        <w:rPr>
          <w:rStyle w:val="Strong"/>
          <w:color w:val="000000" w:themeColor="text1"/>
        </w:rPr>
        <w:t>12%</w:t>
      </w:r>
      <w:r w:rsidRPr="00F34238">
        <w:rPr>
          <w:color w:val="000000" w:themeColor="text1"/>
        </w:rPr>
        <w:t>.</w:t>
      </w:r>
    </w:p>
    <w:p w14:paraId="377DDACD" w14:textId="77777777" w:rsidR="002110DC" w:rsidRPr="00F34238" w:rsidRDefault="002110DC" w:rsidP="002110DC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F34238">
        <w:rPr>
          <w:rStyle w:val="Strong"/>
          <w:color w:val="000000" w:themeColor="text1"/>
        </w:rPr>
        <w:t>Collaborated with cross-functional teams</w:t>
      </w:r>
      <w:r w:rsidRPr="00F34238">
        <w:rPr>
          <w:color w:val="000000" w:themeColor="text1"/>
        </w:rPr>
        <w:t xml:space="preserve"> to streamline project workflows, reducing lead times by </w:t>
      </w:r>
      <w:r w:rsidRPr="00F34238">
        <w:rPr>
          <w:rStyle w:val="Strong"/>
          <w:color w:val="000000" w:themeColor="text1"/>
        </w:rPr>
        <w:t>22%</w:t>
      </w:r>
      <w:r w:rsidRPr="00F34238">
        <w:rPr>
          <w:color w:val="000000" w:themeColor="text1"/>
        </w:rPr>
        <w:t>; implemented company-wide project management tools (Trello, Asana) to enhance communication, track progress, and improve delivery efficiency.</w:t>
      </w:r>
    </w:p>
    <w:p w14:paraId="4679EE5E" w14:textId="723FAAAF" w:rsidR="002110DC" w:rsidRDefault="002110DC">
      <w:pPr>
        <w:rPr>
          <w:ins w:id="50" w:author="Ramraj Sharma" w:date="2025-08-10T21:24:00Z" w16du:dateUtc="2025-08-11T01:24:00Z"/>
          <w:color w:val="000000" w:themeColor="text1"/>
        </w:rPr>
      </w:pPr>
    </w:p>
    <w:p w14:paraId="516F8519" w14:textId="77777777" w:rsidR="00ED78A5" w:rsidRDefault="00ED78A5">
      <w:pPr>
        <w:rPr>
          <w:ins w:id="51" w:author="Ramraj Sharma" w:date="2025-08-10T21:24:00Z" w16du:dateUtc="2025-08-11T01:24:00Z"/>
          <w:color w:val="000000" w:themeColor="text1"/>
        </w:rPr>
      </w:pPr>
    </w:p>
    <w:p w14:paraId="323285FE" w14:textId="77777777" w:rsidR="00ED78A5" w:rsidRDefault="00ED78A5">
      <w:pPr>
        <w:rPr>
          <w:ins w:id="52" w:author="Ramraj Sharma" w:date="2025-08-10T21:24:00Z" w16du:dateUtc="2025-08-11T01:24:00Z"/>
          <w:color w:val="000000" w:themeColor="text1"/>
        </w:rPr>
      </w:pPr>
    </w:p>
    <w:p w14:paraId="79059D49" w14:textId="77777777" w:rsidR="00ED78A5" w:rsidRDefault="00ED78A5">
      <w:pPr>
        <w:rPr>
          <w:ins w:id="53" w:author="Ramraj Sharma" w:date="2025-08-10T21:24:00Z" w16du:dateUtc="2025-08-11T01:24:00Z"/>
          <w:color w:val="000000" w:themeColor="text1"/>
        </w:rPr>
      </w:pPr>
    </w:p>
    <w:p w14:paraId="096E4436" w14:textId="77777777" w:rsidR="00ED78A5" w:rsidRDefault="00ED78A5">
      <w:pPr>
        <w:rPr>
          <w:ins w:id="54" w:author="Ramraj Sharma" w:date="2025-08-10T21:24:00Z" w16du:dateUtc="2025-08-11T01:24:00Z"/>
          <w:color w:val="000000" w:themeColor="text1"/>
        </w:rPr>
      </w:pPr>
    </w:p>
    <w:p w14:paraId="1592B5DB" w14:textId="77777777" w:rsidR="00ED78A5" w:rsidRDefault="00ED78A5">
      <w:pPr>
        <w:rPr>
          <w:ins w:id="55" w:author="Ramraj Sharma" w:date="2025-08-10T21:24:00Z" w16du:dateUtc="2025-08-11T01:24:00Z"/>
          <w:color w:val="000000" w:themeColor="text1"/>
        </w:rPr>
      </w:pPr>
    </w:p>
    <w:p w14:paraId="07C6D6F2" w14:textId="77777777" w:rsidR="00ED78A5" w:rsidRDefault="00ED78A5">
      <w:pPr>
        <w:rPr>
          <w:ins w:id="56" w:author="Ramraj Sharma" w:date="2025-08-10T21:24:00Z" w16du:dateUtc="2025-08-11T01:24:00Z"/>
          <w:color w:val="000000" w:themeColor="text1"/>
        </w:rPr>
      </w:pPr>
    </w:p>
    <w:p w14:paraId="4F66E920" w14:textId="77777777" w:rsidR="00ED78A5" w:rsidRDefault="00ED78A5">
      <w:pPr>
        <w:rPr>
          <w:ins w:id="57" w:author="Ramraj Sharma" w:date="2025-08-10T21:24:00Z" w16du:dateUtc="2025-08-11T01:24:00Z"/>
          <w:color w:val="000000" w:themeColor="text1"/>
        </w:rPr>
      </w:pPr>
    </w:p>
    <w:p w14:paraId="343AB1E6" w14:textId="77777777" w:rsidR="00ED78A5" w:rsidRPr="00F34238" w:rsidRDefault="00ED78A5">
      <w:pPr>
        <w:rPr>
          <w:color w:val="000000" w:themeColor="text1"/>
        </w:rPr>
      </w:pPr>
    </w:p>
    <w:sectPr w:rsidR="00ED78A5" w:rsidRPr="00F34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5909"/>
    <w:multiLevelType w:val="multilevel"/>
    <w:tmpl w:val="EB6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44EDD"/>
    <w:multiLevelType w:val="multilevel"/>
    <w:tmpl w:val="972C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C12B4"/>
    <w:multiLevelType w:val="multilevel"/>
    <w:tmpl w:val="670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222E8"/>
    <w:multiLevelType w:val="multilevel"/>
    <w:tmpl w:val="B57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21EC2"/>
    <w:multiLevelType w:val="multilevel"/>
    <w:tmpl w:val="62A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970A1"/>
    <w:multiLevelType w:val="multilevel"/>
    <w:tmpl w:val="387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45315">
    <w:abstractNumId w:val="4"/>
  </w:num>
  <w:num w:numId="2" w16cid:durableId="932858946">
    <w:abstractNumId w:val="1"/>
  </w:num>
  <w:num w:numId="3" w16cid:durableId="200440105">
    <w:abstractNumId w:val="3"/>
  </w:num>
  <w:num w:numId="4" w16cid:durableId="291905028">
    <w:abstractNumId w:val="5"/>
  </w:num>
  <w:num w:numId="5" w16cid:durableId="1414542701">
    <w:abstractNumId w:val="2"/>
  </w:num>
  <w:num w:numId="6" w16cid:durableId="3348484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mraj Sharma">
    <w15:presenceInfo w15:providerId="Windows Live" w15:userId="ff2efcf2c87969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DC"/>
    <w:rsid w:val="00025FB4"/>
    <w:rsid w:val="00046E81"/>
    <w:rsid w:val="000F4D1A"/>
    <w:rsid w:val="002110DC"/>
    <w:rsid w:val="003954EC"/>
    <w:rsid w:val="00594658"/>
    <w:rsid w:val="00622065"/>
    <w:rsid w:val="00913A8F"/>
    <w:rsid w:val="00937D75"/>
    <w:rsid w:val="00A57EFE"/>
    <w:rsid w:val="00B97D32"/>
    <w:rsid w:val="00C44FD5"/>
    <w:rsid w:val="00E7074C"/>
    <w:rsid w:val="00ED78A5"/>
    <w:rsid w:val="00F3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BC46"/>
  <w15:chartTrackingRefBased/>
  <w15:docId w15:val="{9C2DF317-48EC-6E41-BD9B-A3DABC62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10DC"/>
    <w:rPr>
      <w:b/>
      <w:bCs/>
    </w:rPr>
  </w:style>
  <w:style w:type="paragraph" w:styleId="NormalWeb">
    <w:name w:val="Normal (Web)"/>
    <w:basedOn w:val="Normal"/>
    <w:uiPriority w:val="99"/>
    <w:unhideWhenUsed/>
    <w:rsid w:val="0021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110DC"/>
    <w:rPr>
      <w:i/>
      <w:iCs/>
    </w:rPr>
  </w:style>
  <w:style w:type="paragraph" w:styleId="Revision">
    <w:name w:val="Revision"/>
    <w:hidden/>
    <w:uiPriority w:val="99"/>
    <w:semiHidden/>
    <w:rsid w:val="00046E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Ramraj Sharma</dc:creator>
  <cp:keywords/>
  <dc:description/>
  <cp:lastModifiedBy>Ramraj Sharma</cp:lastModifiedBy>
  <cp:revision>4</cp:revision>
  <dcterms:created xsi:type="dcterms:W3CDTF">2025-08-08T16:44:00Z</dcterms:created>
  <dcterms:modified xsi:type="dcterms:W3CDTF">2025-08-12T22:02:00Z</dcterms:modified>
</cp:coreProperties>
</file>