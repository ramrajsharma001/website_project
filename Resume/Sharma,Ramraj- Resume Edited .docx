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MsoNormalTable"/>
        <w:tblW w:w="5000" w:type="pct"/>
        <w:tblInd w:w="5" w:type="dxa"/>
        <w:tblBorders>
          <w:bottom w:val="single" w:sz="6" w:space="0" w:color="FFFFFF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032"/>
        <w:gridCol w:w="5033"/>
      </w:tblGrid>
      <w:tr w:rsidR="00613B34" w14:paraId="041BE1B5" w14:textId="77777777" w:rsidTr="00A954BE"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86F1F4" w14:textId="68921B5C" w:rsidR="00613B34" w:rsidRDefault="004A3F16" w:rsidP="00A954BE">
            <w:pPr>
              <w:spacing w:line="410" w:lineRule="atLeast"/>
              <w:rPr>
                <w:b/>
                <w:bCs/>
                <w:caps/>
                <w:sz w:val="32"/>
                <w:szCs w:val="32"/>
              </w:rPr>
            </w:pPr>
            <w:r>
              <w:rPr>
                <w:b/>
                <w:bCs/>
                <w:caps/>
                <w:sz w:val="32"/>
                <w:szCs w:val="32"/>
              </w:rPr>
              <w:t xml:space="preserve"> </w:t>
            </w:r>
            <w:commentRangeStart w:id="0"/>
            <w:r w:rsidR="00613B34">
              <w:rPr>
                <w:b/>
                <w:bCs/>
                <w:caps/>
                <w:sz w:val="32"/>
                <w:szCs w:val="32"/>
              </w:rPr>
              <w:t>RAMRAJ SHARMA</w:t>
            </w:r>
            <w:commentRangeEnd w:id="0"/>
            <w:r w:rsidR="000E2ABB">
              <w:rPr>
                <w:rStyle w:val="CommentReference"/>
              </w:rPr>
              <w:commentReference w:id="0"/>
            </w:r>
          </w:p>
        </w:tc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CF4C8" w14:textId="431EABDE" w:rsidR="00613B34" w:rsidRDefault="004E426F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ins w:id="1" w:author="Sharma, Ramraj" w:date="2025-09-01T13:17:00Z" w16du:dateUtc="2025-09-01T17:17:00Z">
              <w:r>
                <w:rPr>
                  <w:sz w:val="21"/>
                  <w:szCs w:val="21"/>
                </w:rPr>
                <w:t>r</w:t>
              </w:r>
            </w:ins>
            <w:commentRangeStart w:id="2"/>
            <w:del w:id="3" w:author="Sharma, Ramraj" w:date="2025-09-01T13:17:00Z" w16du:dateUtc="2025-09-01T17:17:00Z">
              <w:r w:rsidR="000973CB" w:rsidDel="004E426F">
                <w:rPr>
                  <w:sz w:val="21"/>
                  <w:szCs w:val="21"/>
                </w:rPr>
                <w:delText>R</w:delText>
              </w:r>
            </w:del>
            <w:r w:rsidR="000973CB">
              <w:rPr>
                <w:sz w:val="21"/>
                <w:szCs w:val="21"/>
              </w:rPr>
              <w:t>amraj_</w:t>
            </w:r>
            <w:r w:rsidR="00613B34">
              <w:rPr>
                <w:sz w:val="21"/>
                <w:szCs w:val="21"/>
              </w:rPr>
              <w:t>sharma</w:t>
            </w:r>
            <w:commentRangeEnd w:id="2"/>
            <w:r w:rsidR="000E2ABB">
              <w:rPr>
                <w:rStyle w:val="CommentReference"/>
              </w:rPr>
              <w:commentReference w:id="2"/>
            </w:r>
            <w:r w:rsidR="00613B34">
              <w:rPr>
                <w:sz w:val="21"/>
                <w:szCs w:val="21"/>
              </w:rPr>
              <w:t>@kenan</w:t>
            </w:r>
            <w:r w:rsidR="00613B34">
              <w:rPr>
                <w:sz w:val="21"/>
                <w:szCs w:val="21"/>
              </w:rPr>
              <w:noBreakHyphen/>
              <w:t>flagler.unc.edu</w:t>
            </w:r>
          </w:p>
          <w:p w14:paraId="43478003" w14:textId="77777777" w:rsidR="00613B34" w:rsidRDefault="00613B34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(919) 593-9312</w:t>
            </w:r>
          </w:p>
          <w:p w14:paraId="2906C763" w14:textId="77777777" w:rsidR="00613B34" w:rsidRDefault="00613B34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l</w:t>
            </w:r>
            <w:r w:rsidRPr="004601C5">
              <w:rPr>
                <w:sz w:val="21"/>
                <w:szCs w:val="21"/>
              </w:rPr>
              <w:t>inkedin.com/in/</w:t>
            </w:r>
            <w:proofErr w:type="spellStart"/>
            <w:r w:rsidRPr="004601C5">
              <w:rPr>
                <w:sz w:val="21"/>
                <w:szCs w:val="21"/>
              </w:rPr>
              <w:t>ramraj-ronil-sharma</w:t>
            </w:r>
            <w:proofErr w:type="spellEnd"/>
          </w:p>
        </w:tc>
      </w:tr>
    </w:tbl>
    <w:p w14:paraId="3CAE8DD5" w14:textId="77777777" w:rsidR="00613B34" w:rsidRPr="001C42CC" w:rsidRDefault="00613B34" w:rsidP="00613B34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education</w:t>
      </w:r>
    </w:p>
    <w:p w14:paraId="0F83FD3F" w14:textId="4B6EB40F" w:rsidR="00613B34" w:rsidRDefault="00613B34" w:rsidP="00613B34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>
        <w:rPr>
          <w:rStyle w:val="fs13fw6"/>
          <w:rFonts w:eastAsiaTheme="majorEastAsia"/>
          <w:b/>
          <w:bCs/>
          <w:sz w:val="21"/>
          <w:szCs w:val="21"/>
        </w:rPr>
        <w:t>UNIVERSITY OF NORTH CAROLINA, Kenan-Flagler Business School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Chapel Hill, NC</w:t>
      </w:r>
      <w:r>
        <w:rPr>
          <w:rStyle w:val="fs13fw4"/>
          <w:rFonts w:eastAsiaTheme="majorEastAsia"/>
          <w:sz w:val="20"/>
          <w:szCs w:val="20"/>
        </w:rPr>
        <w:tab/>
      </w:r>
      <w:r w:rsidR="00950303">
        <w:rPr>
          <w:rStyle w:val="fs13fw4"/>
          <w:rFonts w:eastAsiaTheme="majorEastAsia"/>
          <w:sz w:val="20"/>
          <w:szCs w:val="20"/>
        </w:rPr>
        <w:tab/>
      </w:r>
      <w:r w:rsidR="000C7F8B">
        <w:rPr>
          <w:rStyle w:val="fs13fw4"/>
          <w:rFonts w:eastAsiaTheme="majorEastAsia"/>
          <w:sz w:val="20"/>
          <w:szCs w:val="20"/>
        </w:rPr>
        <w:t xml:space="preserve">           </w:t>
      </w:r>
      <w:r>
        <w:rPr>
          <w:rStyle w:val="fs13fw4"/>
          <w:rFonts w:eastAsiaTheme="majorEastAsia"/>
          <w:sz w:val="21"/>
          <w:szCs w:val="21"/>
        </w:rPr>
        <w:t>May 2026</w:t>
      </w:r>
    </w:p>
    <w:p w14:paraId="55971DB2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Master of Business Administration</w:t>
      </w:r>
      <w:r>
        <w:rPr>
          <w:rStyle w:val="fs13fw6undefinedtdn"/>
          <w:rFonts w:eastAsiaTheme="majorEastAsia"/>
          <w:b/>
          <w:bCs/>
          <w:sz w:val="21"/>
          <w:szCs w:val="21"/>
        </w:rPr>
        <w:t>,</w:t>
      </w:r>
      <w:r>
        <w:rPr>
          <w:rStyle w:val="fs13fw4undefinedtdn"/>
          <w:rFonts w:eastAsiaTheme="majorEastAsia"/>
          <w:sz w:val="21"/>
          <w:szCs w:val="21"/>
        </w:rPr>
        <w:t xml:space="preserve"> </w:t>
      </w:r>
      <w:r>
        <w:rPr>
          <w:rStyle w:val="fs13fw4undefined"/>
          <w:sz w:val="21"/>
          <w:szCs w:val="21"/>
        </w:rPr>
        <w:t>Full-Time MBA Program</w:t>
      </w:r>
    </w:p>
    <w:p w14:paraId="3FA4E00F" w14:textId="61F98811" w:rsidR="00613B34" w:rsidRPr="00124A9F" w:rsidRDefault="00C61617" w:rsidP="00124A9F">
      <w:pPr>
        <w:numPr>
          <w:ilvl w:val="0"/>
          <w:numId w:val="4"/>
        </w:numPr>
        <w:spacing w:line="213" w:lineRule="atLeast"/>
        <w:ind w:left="600" w:hanging="370"/>
        <w:rPr>
          <w:sz w:val="21"/>
          <w:szCs w:val="21"/>
        </w:rPr>
      </w:pPr>
      <w:commentRangeStart w:id="4"/>
      <w:r w:rsidRPr="00124A9F">
        <w:rPr>
          <w:rFonts w:eastAsiaTheme="minorHAnsi"/>
          <w:color w:val="000000"/>
          <w:sz w:val="21"/>
          <w:szCs w:val="21"/>
          <w14:ligatures w14:val="standardContextual"/>
        </w:rPr>
        <w:t>Concentration</w:t>
      </w:r>
      <w:ins w:id="5" w:author="Sharma, Ramraj" w:date="2025-09-01T13:09:00Z" w16du:dateUtc="2025-09-01T17:09:00Z">
        <w:r w:rsidR="004E426F">
          <w:rPr>
            <w:rFonts w:eastAsiaTheme="minorHAnsi"/>
            <w:color w:val="000000"/>
            <w:sz w:val="21"/>
            <w:szCs w:val="21"/>
            <w14:ligatures w14:val="standardContextual"/>
          </w:rPr>
          <w:t>s</w:t>
        </w:r>
      </w:ins>
      <w:r w:rsidRPr="00124A9F">
        <w:rPr>
          <w:rFonts w:eastAsiaTheme="minorHAnsi"/>
          <w:color w:val="000000"/>
          <w:sz w:val="21"/>
          <w:szCs w:val="21"/>
          <w14:ligatures w14:val="standardContextual"/>
        </w:rPr>
        <w:t xml:space="preserve"> </w:t>
      </w:r>
      <w:commentRangeEnd w:id="4"/>
      <w:r w:rsidR="000E2ABB">
        <w:rPr>
          <w:rStyle w:val="CommentReference"/>
        </w:rPr>
        <w:commentReference w:id="4"/>
      </w:r>
      <w:r w:rsidRPr="00124A9F">
        <w:rPr>
          <w:rFonts w:eastAsiaTheme="minorHAnsi"/>
          <w:color w:val="000000"/>
          <w:sz w:val="21"/>
          <w:szCs w:val="21"/>
          <w14:ligatures w14:val="standardContextual"/>
        </w:rPr>
        <w:t xml:space="preserve">in </w:t>
      </w:r>
      <w:r w:rsidR="00EE741D" w:rsidRPr="00124A9F">
        <w:rPr>
          <w:rFonts w:eastAsiaTheme="minorHAnsi"/>
          <w:color w:val="000000"/>
          <w:sz w:val="21"/>
          <w:szCs w:val="21"/>
          <w14:ligatures w14:val="standardContextual"/>
        </w:rPr>
        <w:t>Corporate Finance</w:t>
      </w:r>
      <w:del w:id="6" w:author="Molly Pryzwansky" w:date="2025-08-27T08:35:00Z" w16du:dateUtc="2025-08-27T12:35:00Z">
        <w:r w:rsidR="00124A9F" w:rsidDel="000E2ABB">
          <w:rPr>
            <w:rFonts w:eastAsiaTheme="minorHAnsi"/>
            <w:color w:val="000000"/>
            <w:sz w:val="21"/>
            <w:szCs w:val="21"/>
            <w14:ligatures w14:val="standardContextual"/>
          </w:rPr>
          <w:delText>,</w:delText>
        </w:r>
      </w:del>
      <w:r w:rsidR="00DF5976" w:rsidRPr="00124A9F">
        <w:rPr>
          <w:rFonts w:eastAsiaTheme="minorHAnsi"/>
          <w:color w:val="000000"/>
          <w:sz w:val="21"/>
          <w:szCs w:val="21"/>
          <w14:ligatures w14:val="standardContextual"/>
        </w:rPr>
        <w:t xml:space="preserve"> and </w:t>
      </w:r>
      <w:ins w:id="7" w:author="Sharma, Ramraj" w:date="2025-09-01T13:28:00Z" w16du:dateUtc="2025-09-01T17:28:00Z">
        <w:r w:rsidR="00ED6C53">
          <w:rPr>
            <w:rFonts w:eastAsiaTheme="minorHAnsi"/>
            <w:color w:val="000000"/>
            <w:sz w:val="21"/>
            <w:szCs w:val="21"/>
            <w14:ligatures w14:val="standardContextual"/>
          </w:rPr>
          <w:t>Business Analytics &amp; Management Science</w:t>
        </w:r>
      </w:ins>
      <w:del w:id="8" w:author="Sharma, Ramraj" w:date="2025-09-01T13:27:00Z" w16du:dateUtc="2025-09-01T17:27:00Z">
        <w:r w:rsidR="00DF5976" w:rsidRPr="00124A9F" w:rsidDel="00ED6C53">
          <w:rPr>
            <w:rFonts w:eastAsiaTheme="minorHAnsi"/>
            <w:color w:val="000000"/>
            <w:sz w:val="21"/>
            <w:szCs w:val="21"/>
            <w14:ligatures w14:val="standardContextual"/>
          </w:rPr>
          <w:delText xml:space="preserve">Capital Markets </w:delText>
        </w:r>
        <w:r w:rsidR="000E2ABB" w:rsidDel="00ED6C53">
          <w:rPr>
            <w:rFonts w:eastAsiaTheme="minorHAnsi"/>
            <w:color w:val="000000"/>
            <w:sz w:val="21"/>
            <w:szCs w:val="21"/>
            <w14:ligatures w14:val="standardContextual"/>
          </w:rPr>
          <w:delText>&amp;</w:delText>
        </w:r>
        <w:r w:rsidR="000E2ABB" w:rsidRPr="00124A9F" w:rsidDel="00ED6C53">
          <w:rPr>
            <w:rFonts w:eastAsiaTheme="minorHAnsi"/>
            <w:color w:val="000000"/>
            <w:sz w:val="21"/>
            <w:szCs w:val="21"/>
            <w14:ligatures w14:val="standardContextual"/>
          </w:rPr>
          <w:delText xml:space="preserve"> </w:delText>
        </w:r>
        <w:r w:rsidR="00DF5976" w:rsidRPr="00124A9F" w:rsidDel="00ED6C53">
          <w:rPr>
            <w:rFonts w:eastAsiaTheme="minorHAnsi"/>
            <w:color w:val="000000"/>
            <w:sz w:val="21"/>
            <w:szCs w:val="21"/>
            <w14:ligatures w14:val="standardContextual"/>
          </w:rPr>
          <w:delText>Investments</w:delText>
        </w:r>
      </w:del>
    </w:p>
    <w:p w14:paraId="69D119B4" w14:textId="1EADDA65" w:rsidR="00124A9F" w:rsidRPr="00124A9F" w:rsidRDefault="004E426F" w:rsidP="00124A9F">
      <w:pPr>
        <w:numPr>
          <w:ilvl w:val="0"/>
          <w:numId w:val="4"/>
        </w:numPr>
        <w:spacing w:line="213" w:lineRule="atLeast"/>
        <w:ind w:left="600" w:hanging="370"/>
        <w:rPr>
          <w:sz w:val="21"/>
          <w:szCs w:val="21"/>
        </w:rPr>
      </w:pPr>
      <w:ins w:id="9" w:author="Sharma, Ramraj" w:date="2025-09-01T13:10:00Z" w16du:dateUtc="2025-09-01T17:10:00Z">
        <w:r>
          <w:rPr>
            <w:rFonts w:eastAsiaTheme="minorHAnsi"/>
            <w:color w:val="000000"/>
            <w:sz w:val="21"/>
            <w:szCs w:val="21"/>
            <w14:ligatures w14:val="standardContextual"/>
          </w:rPr>
          <w:t>Kenan Flagler Fellowship: Full Tuition</w:t>
        </w:r>
      </w:ins>
      <w:commentRangeStart w:id="10"/>
      <w:del w:id="11" w:author="Sharma, Ramraj" w:date="2025-09-01T13:10:00Z" w16du:dateUtc="2025-09-01T17:10:00Z">
        <w:r w:rsidR="00124A9F" w:rsidDel="004E426F">
          <w:rPr>
            <w:rFonts w:eastAsiaTheme="minorHAnsi"/>
            <w:color w:val="000000"/>
            <w:sz w:val="21"/>
            <w:szCs w:val="21"/>
            <w14:ligatures w14:val="standardContextual"/>
          </w:rPr>
          <w:delText>Full Tuition Merit Scholar</w:delText>
        </w:r>
        <w:commentRangeEnd w:id="10"/>
        <w:r w:rsidR="000E2ABB" w:rsidDel="004E426F">
          <w:rPr>
            <w:rStyle w:val="CommentReference"/>
          </w:rPr>
          <w:commentReference w:id="10"/>
        </w:r>
      </w:del>
    </w:p>
    <w:p w14:paraId="63FCE965" w14:textId="608D85AC" w:rsidR="00124A9F" w:rsidRPr="00124A9F" w:rsidDel="000E2ABB" w:rsidRDefault="00124A9F" w:rsidP="00124A9F">
      <w:pPr>
        <w:numPr>
          <w:ilvl w:val="0"/>
          <w:numId w:val="4"/>
        </w:numPr>
        <w:spacing w:line="213" w:lineRule="atLeast"/>
        <w:ind w:left="600" w:hanging="370"/>
        <w:rPr>
          <w:del w:id="12" w:author="Molly Pryzwansky" w:date="2025-08-27T08:37:00Z" w16du:dateUtc="2025-08-27T12:37:00Z"/>
          <w:sz w:val="21"/>
          <w:szCs w:val="21"/>
        </w:rPr>
      </w:pPr>
      <w:del w:id="13" w:author="Molly Pryzwansky" w:date="2025-08-27T08:37:00Z" w16du:dateUtc="2025-08-27T12:37:00Z">
        <w:r w:rsidDel="000E2ABB">
          <w:rPr>
            <w:sz w:val="21"/>
            <w:szCs w:val="21"/>
          </w:rPr>
          <w:delText xml:space="preserve">Relevant Coursework: Corporate Valuations, Investment Banking, Mergers &amp; Acquisitions, </w:delText>
        </w:r>
        <w:r w:rsidR="00A62DC9" w:rsidDel="000E2ABB">
          <w:rPr>
            <w:sz w:val="21"/>
            <w:szCs w:val="21"/>
          </w:rPr>
          <w:delText>Data Analytics</w:delText>
        </w:r>
        <w:r w:rsidR="00A62DC9" w:rsidDel="000E2ABB">
          <w:rPr>
            <w:sz w:val="21"/>
            <w:szCs w:val="21"/>
          </w:rPr>
          <w:tab/>
        </w:r>
      </w:del>
    </w:p>
    <w:p w14:paraId="3334729F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sz w:val="21"/>
          <w:szCs w:val="21"/>
        </w:rPr>
        <w:t> </w:t>
      </w:r>
    </w:p>
    <w:p w14:paraId="7E1E0910" w14:textId="3528EB67" w:rsidR="00613B34" w:rsidRDefault="00613B34" w:rsidP="00613B34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 w:rsidRPr="00133187">
        <w:rPr>
          <w:rStyle w:val="fs13fw6"/>
          <w:rFonts w:eastAsiaTheme="majorEastAsia"/>
          <w:b/>
          <w:bCs/>
          <w:caps/>
          <w:sz w:val="21"/>
          <w:szCs w:val="21"/>
        </w:rPr>
        <w:t>Kathmandu University School of Management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Kathmandu, Nepal</w:t>
      </w:r>
      <w:ins w:id="14" w:author="Sharma, Ramraj" w:date="2025-09-01T13:18:00Z" w16du:dateUtc="2025-09-01T17:18:00Z">
        <w:r w:rsidR="004E426F">
          <w:rPr>
            <w:rStyle w:val="fs13fw4ttc"/>
            <w:rFonts w:eastAsiaTheme="majorEastAsia"/>
            <w:sz w:val="21"/>
            <w:szCs w:val="21"/>
          </w:rPr>
          <w:t xml:space="preserve">.                           </w:t>
        </w:r>
        <w:r w:rsidR="004E426F" w:rsidRPr="00F920AF">
          <w:rPr>
            <w:rStyle w:val="fs13fw4ttc"/>
            <w:rFonts w:eastAsiaTheme="majorEastAsia"/>
            <w:sz w:val="22"/>
            <w:szCs w:val="22"/>
          </w:rPr>
          <w:t xml:space="preserve">   </w:t>
        </w:r>
        <w:r w:rsidR="004E426F" w:rsidRPr="00F920AF">
          <w:rPr>
            <w:rStyle w:val="fs13fw4ttc"/>
            <w:rFonts w:eastAsiaTheme="majorEastAsia"/>
            <w:sz w:val="21"/>
            <w:szCs w:val="21"/>
          </w:rPr>
          <w:t>June 2026</w:t>
        </w:r>
      </w:ins>
      <w:r>
        <w:rPr>
          <w:rStyle w:val="fs13fw4"/>
          <w:rFonts w:eastAsiaTheme="majorEastAsia"/>
          <w:sz w:val="20"/>
          <w:szCs w:val="20"/>
        </w:rPr>
        <w:tab/>
      </w:r>
      <w:del w:id="15" w:author="Sharma, Ramraj" w:date="2025-09-01T13:18:00Z" w16du:dateUtc="2025-09-01T17:18:00Z">
        <w:r w:rsidR="00FD6E94" w:rsidDel="004E426F">
          <w:rPr>
            <w:rStyle w:val="fs13fw4"/>
            <w:rFonts w:eastAsiaTheme="majorEastAsia"/>
            <w:sz w:val="20"/>
            <w:szCs w:val="20"/>
          </w:rPr>
          <w:delText xml:space="preserve"> </w:delText>
        </w:r>
        <w:r w:rsidR="00F214BD" w:rsidDel="004E426F">
          <w:rPr>
            <w:rStyle w:val="fs13fw4"/>
            <w:rFonts w:eastAsiaTheme="majorEastAsia"/>
            <w:sz w:val="20"/>
            <w:szCs w:val="20"/>
          </w:rPr>
          <w:tab/>
        </w:r>
        <w:r w:rsidR="009D1483" w:rsidDel="004E426F">
          <w:rPr>
            <w:rStyle w:val="fs13fw4"/>
            <w:rFonts w:eastAsiaTheme="majorEastAsia"/>
            <w:sz w:val="20"/>
            <w:szCs w:val="20"/>
          </w:rPr>
          <w:delText xml:space="preserve">         </w:delText>
        </w:r>
        <w:r w:rsidR="00B24A4A" w:rsidDel="004E426F">
          <w:rPr>
            <w:rStyle w:val="fs13fw4"/>
            <w:rFonts w:eastAsiaTheme="majorEastAsia"/>
            <w:sz w:val="20"/>
            <w:szCs w:val="20"/>
          </w:rPr>
          <w:delText xml:space="preserve"> </w:delText>
        </w:r>
        <w:r w:rsidR="002E1F59" w:rsidDel="004E426F">
          <w:rPr>
            <w:rStyle w:val="fs13fw4"/>
            <w:rFonts w:eastAsiaTheme="majorEastAsia"/>
            <w:sz w:val="20"/>
            <w:szCs w:val="20"/>
          </w:rPr>
          <w:delText xml:space="preserve"> </w:delText>
        </w:r>
        <w:r w:rsidDel="004E426F">
          <w:rPr>
            <w:rStyle w:val="fs13fw4"/>
            <w:rFonts w:eastAsiaTheme="majorEastAsia"/>
            <w:sz w:val="21"/>
            <w:szCs w:val="21"/>
          </w:rPr>
          <w:delText>June 2020</w:delText>
        </w:r>
      </w:del>
    </w:p>
    <w:p w14:paraId="614E99B4" w14:textId="6E71BFE5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Bachelor of Business Administration (Honors)</w:t>
      </w:r>
      <w:r>
        <w:rPr>
          <w:rStyle w:val="fs13fw6undefinedtdn"/>
          <w:rFonts w:eastAsiaTheme="majorEastAsia"/>
          <w:b/>
          <w:bCs/>
          <w:sz w:val="21"/>
          <w:szCs w:val="21"/>
        </w:rPr>
        <w:t>,</w:t>
      </w:r>
      <w:r>
        <w:rPr>
          <w:rStyle w:val="fs13fw4undefinedtdn"/>
          <w:rFonts w:eastAsiaTheme="majorEastAsia"/>
          <w:sz w:val="21"/>
          <w:szCs w:val="21"/>
        </w:rPr>
        <w:t xml:space="preserve"> </w:t>
      </w:r>
      <w:r>
        <w:rPr>
          <w:rStyle w:val="fs13fw4undefined"/>
          <w:sz w:val="21"/>
          <w:szCs w:val="21"/>
        </w:rPr>
        <w:t>Specialization in Finance</w:t>
      </w:r>
      <w:r w:rsidR="000E2ABB">
        <w:rPr>
          <w:rStyle w:val="fs13fw4undefined"/>
          <w:sz w:val="21"/>
          <w:szCs w:val="21"/>
        </w:rPr>
        <w:t>, GPA 3.72</w:t>
      </w:r>
    </w:p>
    <w:p w14:paraId="1F6B8800" w14:textId="77777777" w:rsidR="00613B34" w:rsidRDefault="00613B34" w:rsidP="00613B34">
      <w:pPr>
        <w:numPr>
          <w:ilvl w:val="0"/>
          <w:numId w:val="2"/>
        </w:numPr>
        <w:spacing w:line="213" w:lineRule="atLeast"/>
        <w:ind w:left="600" w:hanging="370"/>
        <w:rPr>
          <w:sz w:val="21"/>
          <w:szCs w:val="21"/>
        </w:rPr>
      </w:pPr>
      <w:r>
        <w:rPr>
          <w:sz w:val="21"/>
          <w:szCs w:val="21"/>
        </w:rPr>
        <w:t>Summa Cum Laude</w:t>
      </w:r>
      <w:del w:id="16" w:author="Molly Pryzwansky" w:date="2025-08-27T08:37:00Z" w16du:dateUtc="2025-08-27T12:37:00Z">
        <w:r w:rsidDel="000E2ABB">
          <w:rPr>
            <w:sz w:val="21"/>
            <w:szCs w:val="21"/>
          </w:rPr>
          <w:delText xml:space="preserve"> (GPA: 3.72)</w:delText>
        </w:r>
      </w:del>
    </w:p>
    <w:p w14:paraId="52C91F18" w14:textId="6AFF86E6" w:rsidR="00DF5976" w:rsidRDefault="00613B34" w:rsidP="00124A9F">
      <w:pPr>
        <w:numPr>
          <w:ilvl w:val="0"/>
          <w:numId w:val="2"/>
        </w:numPr>
        <w:spacing w:line="213" w:lineRule="atLeast"/>
        <w:ind w:left="600" w:hanging="370"/>
        <w:rPr>
          <w:sz w:val="21"/>
          <w:szCs w:val="21"/>
        </w:rPr>
      </w:pPr>
      <w:r>
        <w:rPr>
          <w:sz w:val="21"/>
          <w:szCs w:val="21"/>
        </w:rPr>
        <w:t>President of the Student Council</w:t>
      </w:r>
      <w:r w:rsidR="000E0EB9">
        <w:rPr>
          <w:sz w:val="21"/>
          <w:szCs w:val="21"/>
        </w:rPr>
        <w:t>;</w:t>
      </w:r>
      <w:r w:rsidR="00AC5F0D">
        <w:rPr>
          <w:sz w:val="21"/>
          <w:szCs w:val="21"/>
        </w:rPr>
        <w:t xml:space="preserve"> </w:t>
      </w:r>
      <w:r w:rsidR="002030AD">
        <w:rPr>
          <w:sz w:val="21"/>
          <w:szCs w:val="21"/>
        </w:rPr>
        <w:t>le</w:t>
      </w:r>
      <w:r w:rsidR="00660A19">
        <w:rPr>
          <w:sz w:val="21"/>
          <w:szCs w:val="21"/>
        </w:rPr>
        <w:t xml:space="preserve">d </w:t>
      </w:r>
      <w:r w:rsidRPr="003D2894">
        <w:rPr>
          <w:sz w:val="21"/>
          <w:szCs w:val="21"/>
        </w:rPr>
        <w:t xml:space="preserve">Nepal's largest college festival, mobilizing </w:t>
      </w:r>
      <w:r w:rsidR="0069512C">
        <w:rPr>
          <w:sz w:val="21"/>
          <w:szCs w:val="21"/>
        </w:rPr>
        <w:t xml:space="preserve">a team of </w:t>
      </w:r>
      <w:r w:rsidRPr="003D2894">
        <w:rPr>
          <w:sz w:val="21"/>
          <w:szCs w:val="21"/>
        </w:rPr>
        <w:t>75</w:t>
      </w:r>
      <w:r w:rsidR="0069512C">
        <w:rPr>
          <w:sz w:val="21"/>
          <w:szCs w:val="21"/>
        </w:rPr>
        <w:t xml:space="preserve"> individuals</w:t>
      </w:r>
    </w:p>
    <w:p w14:paraId="28390551" w14:textId="77777777" w:rsidR="00124A9F" w:rsidRPr="00124A9F" w:rsidDel="004E426F" w:rsidRDefault="00124A9F" w:rsidP="00124A9F">
      <w:pPr>
        <w:spacing w:line="213" w:lineRule="atLeast"/>
        <w:ind w:left="600"/>
        <w:rPr>
          <w:del w:id="17" w:author="Sharma, Ramraj" w:date="2025-09-01T13:15:00Z" w16du:dateUtc="2025-09-01T17:15:00Z"/>
          <w:sz w:val="21"/>
          <w:szCs w:val="21"/>
        </w:rPr>
      </w:pPr>
    </w:p>
    <w:p w14:paraId="1E74E32C" w14:textId="7451192B" w:rsidR="00DF5976" w:rsidDel="004E426F" w:rsidRDefault="00DF5976" w:rsidP="004E426F">
      <w:pPr>
        <w:tabs>
          <w:tab w:val="right" w:pos="9300"/>
        </w:tabs>
        <w:spacing w:line="213" w:lineRule="atLeast"/>
        <w:rPr>
          <w:del w:id="18" w:author="Sharma, Ramraj" w:date="2025-09-01T13:15:00Z" w16du:dateUtc="2025-09-01T17:15:00Z"/>
          <w:rStyle w:val="fs13fw4"/>
          <w:rFonts w:eastAsiaTheme="majorEastAsia"/>
          <w:sz w:val="20"/>
          <w:szCs w:val="20"/>
        </w:rPr>
        <w:pPrChange w:id="19" w:author="Sharma, Ramraj" w:date="2025-09-01T13:15:00Z" w16du:dateUtc="2025-09-01T17:15:00Z">
          <w:pPr>
            <w:tabs>
              <w:tab w:val="right" w:pos="9300"/>
            </w:tabs>
            <w:spacing w:line="213" w:lineRule="atLeast"/>
          </w:pPr>
        </w:pPrChange>
      </w:pPr>
      <w:commentRangeStart w:id="20"/>
      <w:del w:id="21" w:author="Sharma, Ramraj" w:date="2025-09-01T13:15:00Z" w16du:dateUtc="2025-09-01T17:15:00Z">
        <w:r w:rsidDel="004E426F">
          <w:rPr>
            <w:rStyle w:val="fs13fw6"/>
            <w:rFonts w:eastAsiaTheme="majorEastAsia"/>
            <w:b/>
            <w:bCs/>
            <w:caps/>
            <w:sz w:val="21"/>
            <w:szCs w:val="21"/>
          </w:rPr>
          <w:delText>Charter Financial Analyst (CFA</w:delText>
        </w:r>
        <w:commentRangeEnd w:id="20"/>
        <w:r w:rsidR="000E2ABB" w:rsidDel="004E426F">
          <w:rPr>
            <w:rStyle w:val="CommentReference"/>
          </w:rPr>
          <w:commentReference w:id="20"/>
        </w:r>
        <w:r w:rsidDel="004E426F">
          <w:rPr>
            <w:rStyle w:val="fs13fw6"/>
            <w:rFonts w:eastAsiaTheme="majorEastAsia"/>
            <w:b/>
            <w:bCs/>
            <w:caps/>
            <w:sz w:val="21"/>
            <w:szCs w:val="21"/>
          </w:rPr>
          <w:delText>)</w:delText>
        </w:r>
        <w:r w:rsidDel="004E426F">
          <w:rPr>
            <w:rStyle w:val="fs13fw4"/>
            <w:rFonts w:eastAsiaTheme="majorEastAsia"/>
            <w:sz w:val="20"/>
            <w:szCs w:val="20"/>
          </w:rPr>
          <w:tab/>
          <w:delText xml:space="preserve">  </w:delText>
        </w:r>
        <w:r w:rsidDel="004E426F">
          <w:rPr>
            <w:rStyle w:val="fs13fw4"/>
            <w:rFonts w:eastAsiaTheme="majorEastAsia"/>
            <w:sz w:val="20"/>
            <w:szCs w:val="20"/>
          </w:rPr>
          <w:tab/>
          <w:delText xml:space="preserve">     </w:delText>
        </w:r>
        <w:r w:rsidDel="004E426F">
          <w:rPr>
            <w:rStyle w:val="fs13fw4"/>
            <w:rFonts w:eastAsiaTheme="majorEastAsia"/>
            <w:sz w:val="21"/>
            <w:szCs w:val="21"/>
          </w:rPr>
          <w:delText>2025</w:delText>
        </w:r>
      </w:del>
    </w:p>
    <w:p w14:paraId="053BD62C" w14:textId="3B407C9C" w:rsidR="00DF5976" w:rsidDel="004E426F" w:rsidRDefault="00DF5976" w:rsidP="004E426F">
      <w:pPr>
        <w:spacing w:line="213" w:lineRule="atLeast"/>
        <w:rPr>
          <w:del w:id="22" w:author="Sharma, Ramraj" w:date="2025-09-01T13:15:00Z" w16du:dateUtc="2025-09-01T17:15:00Z"/>
          <w:sz w:val="21"/>
          <w:szCs w:val="21"/>
        </w:rPr>
        <w:pPrChange w:id="23" w:author="Sharma, Ramraj" w:date="2025-09-01T13:15:00Z" w16du:dateUtc="2025-09-01T17:15:00Z">
          <w:pPr>
            <w:numPr>
              <w:numId w:val="2"/>
            </w:numPr>
            <w:spacing w:line="213" w:lineRule="atLeast"/>
            <w:ind w:left="600" w:hanging="370"/>
          </w:pPr>
        </w:pPrChange>
      </w:pPr>
      <w:moveFromRangeStart w:id="24" w:author="Sharma, Ramraj" w:date="2025-09-01T13:14:00Z" w:name="move207624911"/>
      <w:moveFrom w:id="25" w:author="Sharma, Ramraj" w:date="2025-09-01T13:14:00Z" w16du:dateUtc="2025-09-01T17:14:00Z">
        <w:r w:rsidDel="004E426F">
          <w:rPr>
            <w:sz w:val="21"/>
            <w:szCs w:val="21"/>
          </w:rPr>
          <w:t>CFA Level III Candidate; Completed Level I and Level II with 90</w:t>
        </w:r>
        <w:r w:rsidRPr="0066057F" w:rsidDel="004E426F">
          <w:rPr>
            <w:sz w:val="21"/>
            <w:szCs w:val="21"/>
            <w:vertAlign w:val="superscript"/>
          </w:rPr>
          <w:t>th</w:t>
        </w:r>
        <w:r w:rsidDel="004E426F">
          <w:rPr>
            <w:sz w:val="21"/>
            <w:szCs w:val="21"/>
          </w:rPr>
          <w:t xml:space="preserve"> percentile score</w:t>
        </w:r>
      </w:moveFrom>
      <w:moveFromRangeEnd w:id="24"/>
    </w:p>
    <w:p w14:paraId="0C309B9E" w14:textId="7226510B" w:rsidR="00124A9F" w:rsidRPr="001C42CC" w:rsidRDefault="00DF5976" w:rsidP="00ED6C53">
      <w:pPr>
        <w:pBdr>
          <w:bottom w:val="single" w:sz="6" w:space="0" w:color="000000"/>
        </w:pBdr>
        <w:spacing w:line="213" w:lineRule="atLeast"/>
        <w:jc w:val="both"/>
        <w:rPr>
          <w:b/>
          <w:bCs/>
          <w:caps/>
        </w:rPr>
        <w:pPrChange w:id="26" w:author="Sharma, Ramraj" w:date="2025-09-01T13:15:00Z" w16du:dateUtc="2025-09-01T17:15:00Z">
          <w:pPr>
            <w:pBdr>
              <w:bottom w:val="single" w:sz="6" w:space="0" w:color="000000"/>
            </w:pBdr>
            <w:spacing w:line="213" w:lineRule="atLeast"/>
          </w:pPr>
        </w:pPrChange>
      </w:pPr>
      <w:del w:id="27" w:author="Sharma, Ramraj" w:date="2025-09-01T13:15:00Z" w16du:dateUtc="2025-09-01T17:15:00Z">
        <w:r w:rsidRPr="0066057F" w:rsidDel="004E426F">
          <w:rPr>
            <w:rStyle w:val="fs13fw6"/>
            <w:rFonts w:eastAsiaTheme="majorEastAsia"/>
            <w:b/>
            <w:bCs/>
            <w:caps/>
          </w:rPr>
          <w:delText> </w:delText>
        </w:r>
      </w:del>
      <w:r w:rsidR="0016690B">
        <w:rPr>
          <w:sz w:val="21"/>
          <w:szCs w:val="21"/>
        </w:rPr>
        <w:br/>
      </w:r>
      <w:r w:rsidR="00ED6C53">
        <w:rPr>
          <w:b/>
          <w:bCs/>
          <w:caps/>
        </w:rPr>
        <w:t>Experience</w:t>
      </w:r>
    </w:p>
    <w:p w14:paraId="50E77646" w14:textId="02B91D37" w:rsidR="0087785D" w:rsidRPr="00C06EFD" w:rsidRDefault="00124A9F" w:rsidP="00124A9F">
      <w:pPr>
        <w:spacing w:line="213" w:lineRule="atLeast"/>
        <w:rPr>
          <w:rStyle w:val="fs13fw4fsimulti-linew100undefined"/>
          <w:sz w:val="21"/>
          <w:szCs w:val="21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Plexus Capital, LLC </w:t>
      </w:r>
      <w:r>
        <w:rPr>
          <w:rStyle w:val="fs13fw4ttcundefinedtdn"/>
          <w:rFonts w:eastAsiaTheme="majorEastAsia"/>
          <w:sz w:val="21"/>
          <w:szCs w:val="21"/>
        </w:rPr>
        <w:t xml:space="preserve">– </w:t>
      </w:r>
      <w:r w:rsidRPr="00C06EFD">
        <w:rPr>
          <w:rStyle w:val="fs13fw6ttu"/>
          <w:rFonts w:eastAsiaTheme="majorEastAsia"/>
          <w:caps/>
          <w:sz w:val="21"/>
          <w:szCs w:val="21"/>
        </w:rPr>
        <w:t>R</w:t>
      </w:r>
      <w:r w:rsidRPr="00C06EFD">
        <w:rPr>
          <w:rStyle w:val="fs13fw4fsimulti-linew100undefined"/>
          <w:sz w:val="21"/>
          <w:szCs w:val="21"/>
        </w:rPr>
        <w:t>aleigh, NC</w:t>
      </w:r>
      <w:r w:rsidRP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</w:t>
      </w:r>
      <w:r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                                                                    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ab/>
        <w:t xml:space="preserve">          </w:t>
      </w:r>
      <w:r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</w:t>
      </w:r>
      <w:del w:id="28" w:author="Sharma, Ramraj" w:date="2025-09-01T13:18:00Z" w16du:dateUtc="2025-09-01T17:18:00Z">
        <w:r w:rsidRPr="00F920AF" w:rsidDel="004E426F">
          <w:rPr>
            <w:rStyle w:val="fs13fw6ttu"/>
            <w:rFonts w:eastAsiaTheme="majorEastAsia"/>
            <w:b/>
            <w:bCs/>
            <w:caps/>
            <w:sz w:val="21"/>
            <w:szCs w:val="21"/>
          </w:rPr>
          <w:delText xml:space="preserve">         </w:delText>
        </w:r>
        <w:r w:rsidR="00C06EFD" w:rsidRPr="00F920AF" w:rsidDel="004E426F">
          <w:rPr>
            <w:rStyle w:val="fs13fw6ttu"/>
            <w:rFonts w:eastAsiaTheme="majorEastAsia"/>
            <w:b/>
            <w:bCs/>
            <w:caps/>
            <w:sz w:val="21"/>
            <w:szCs w:val="21"/>
          </w:rPr>
          <w:delText xml:space="preserve"> </w:delText>
        </w:r>
        <w:r w:rsidR="00523A9C" w:rsidRPr="00F920AF" w:rsidDel="004E426F">
          <w:rPr>
            <w:rStyle w:val="fs13fw6ttu"/>
            <w:rFonts w:eastAsiaTheme="majorEastAsia"/>
            <w:b/>
            <w:bCs/>
            <w:caps/>
            <w:sz w:val="21"/>
            <w:szCs w:val="21"/>
          </w:rPr>
          <w:delText xml:space="preserve"> </w:delText>
        </w:r>
        <w:r w:rsidR="00C06EFD" w:rsidRPr="00F920AF" w:rsidDel="004E426F">
          <w:rPr>
            <w:rStyle w:val="fs13fw6ttu"/>
            <w:rFonts w:eastAsiaTheme="majorEastAsia"/>
            <w:b/>
            <w:bCs/>
            <w:caps/>
            <w:sz w:val="21"/>
            <w:szCs w:val="21"/>
          </w:rPr>
          <w:delText xml:space="preserve"> </w:delText>
        </w:r>
      </w:del>
      <w:commentRangeStart w:id="29"/>
      <w:r w:rsidR="00C06EFD" w:rsidRPr="00F920AF">
        <w:rPr>
          <w:rStyle w:val="fs13fw4"/>
          <w:rFonts w:eastAsiaTheme="majorEastAsia"/>
          <w:sz w:val="21"/>
          <w:szCs w:val="21"/>
        </w:rPr>
        <w:t>June 2025</w:t>
      </w:r>
      <w:del w:id="30" w:author="Sharma, Ramraj" w:date="2025-09-01T13:14:00Z" w16du:dateUtc="2025-09-01T17:14:00Z">
        <w:r w:rsidR="00523A9C" w:rsidRPr="00F920AF" w:rsidDel="004E426F">
          <w:rPr>
            <w:rStyle w:val="fs13fw4"/>
            <w:rFonts w:eastAsiaTheme="majorEastAsia"/>
            <w:sz w:val="21"/>
            <w:szCs w:val="21"/>
          </w:rPr>
          <w:delText xml:space="preserve"> </w:delText>
        </w:r>
      </w:del>
      <w:r w:rsidR="00C06EFD" w:rsidRPr="00F920AF">
        <w:rPr>
          <w:rStyle w:val="fs13fw4"/>
          <w:rFonts w:eastAsiaTheme="majorEastAsia"/>
          <w:sz w:val="21"/>
          <w:szCs w:val="21"/>
        </w:rPr>
        <w:t>-</w:t>
      </w:r>
      <w:del w:id="31" w:author="Sharma, Ramraj" w:date="2025-09-01T13:14:00Z" w16du:dateUtc="2025-09-01T17:14:00Z">
        <w:r w:rsidR="00523A9C" w:rsidRPr="00F920AF" w:rsidDel="004E426F">
          <w:rPr>
            <w:rStyle w:val="fs13fw4"/>
            <w:rFonts w:eastAsiaTheme="majorEastAsia"/>
            <w:sz w:val="21"/>
            <w:szCs w:val="21"/>
          </w:rPr>
          <w:delText xml:space="preserve"> </w:delText>
        </w:r>
      </w:del>
      <w:r w:rsidR="00C06EFD" w:rsidRPr="00F920AF">
        <w:rPr>
          <w:rStyle w:val="fs13fw4"/>
          <w:rFonts w:eastAsiaTheme="majorEastAsia"/>
          <w:sz w:val="21"/>
          <w:szCs w:val="21"/>
        </w:rPr>
        <w:t>Present</w:t>
      </w:r>
      <w:r w:rsidR="00C06EFD" w:rsidRPr="00C06EFD">
        <w:rPr>
          <w:rStyle w:val="fs13fw4fsimulti-linew100undefined"/>
          <w:i/>
          <w:iCs/>
          <w:sz w:val="21"/>
          <w:szCs w:val="21"/>
        </w:rPr>
        <w:t xml:space="preserve"> </w:t>
      </w:r>
      <w:commentRangeEnd w:id="29"/>
      <w:r w:rsidR="000E2ABB">
        <w:rPr>
          <w:rStyle w:val="CommentReference"/>
        </w:rPr>
        <w:commentReference w:id="29"/>
      </w:r>
      <w:r w:rsidR="00C06EFD">
        <w:rPr>
          <w:rStyle w:val="fs13fw4fsimulti-linew100undefined"/>
          <w:i/>
          <w:iCs/>
          <w:sz w:val="21"/>
          <w:szCs w:val="21"/>
        </w:rPr>
        <w:t>A leading lower middle market private credit fund with ~ $</w:t>
      </w:r>
      <w:r w:rsidR="00DF5976">
        <w:rPr>
          <w:rStyle w:val="fs13fw4fsimulti-linew100undefined"/>
          <w:i/>
          <w:iCs/>
          <w:sz w:val="21"/>
          <w:szCs w:val="21"/>
        </w:rPr>
        <w:t>2.5</w:t>
      </w:r>
      <w:r w:rsidR="00C06EFD">
        <w:rPr>
          <w:rStyle w:val="fs13fw4fsimulti-linew100undefined"/>
          <w:i/>
          <w:iCs/>
          <w:sz w:val="21"/>
          <w:szCs w:val="21"/>
        </w:rPr>
        <w:t>B in AUM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ab/>
        <w:t xml:space="preserve">     </w:t>
      </w:r>
      <w:r w:rsidR="00C06EFD">
        <w:rPr>
          <w:rStyle w:val="fs13fw6ttu"/>
          <w:rFonts w:eastAsiaTheme="majorEastAsia"/>
          <w:caps/>
          <w:sz w:val="21"/>
          <w:szCs w:val="21"/>
        </w:rPr>
        <w:t xml:space="preserve">  </w:t>
      </w:r>
      <w:r w:rsidR="00C06EFD" w:rsidRPr="00C06EFD">
        <w:rPr>
          <w:rStyle w:val="fs13fw4"/>
          <w:rFonts w:eastAsiaTheme="majorEastAsia"/>
          <w:sz w:val="20"/>
          <w:szCs w:val="20"/>
        </w:rPr>
        <w:tab/>
      </w:r>
      <w:r w:rsidR="00983A82" w:rsidRP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  </w:t>
      </w:r>
    </w:p>
    <w:p w14:paraId="295F0F42" w14:textId="66F8B538" w:rsidR="000E3D73" w:rsidRDefault="001D6AD1" w:rsidP="000E3D73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MBA</w:t>
      </w:r>
      <w:r w:rsidR="009B341B">
        <w:rPr>
          <w:rStyle w:val="fs13fw6undefined"/>
          <w:rFonts w:eastAsiaTheme="majorEastAsia"/>
          <w:b/>
          <w:bCs/>
          <w:sz w:val="21"/>
          <w:szCs w:val="21"/>
        </w:rPr>
        <w:t xml:space="preserve"> </w:t>
      </w:r>
      <w:r w:rsidR="00CA5BE0">
        <w:rPr>
          <w:rStyle w:val="fs13fw6undefined"/>
          <w:rFonts w:eastAsiaTheme="majorEastAsia"/>
          <w:b/>
          <w:bCs/>
          <w:sz w:val="21"/>
          <w:szCs w:val="21"/>
        </w:rPr>
        <w:t>Intern</w:t>
      </w:r>
      <w:del w:id="32" w:author="Molly Pryzwansky" w:date="2025-08-27T08:38:00Z" w16du:dateUtc="2025-08-27T12:38:00Z">
        <w:r w:rsidDel="000E2ABB">
          <w:rPr>
            <w:rStyle w:val="fs13fw6undefined"/>
            <w:rFonts w:eastAsiaTheme="majorEastAsia"/>
            <w:b/>
            <w:bCs/>
            <w:sz w:val="21"/>
            <w:szCs w:val="21"/>
          </w:rPr>
          <w:delText>ship</w:delText>
        </w:r>
      </w:del>
    </w:p>
    <w:p w14:paraId="2792B938" w14:textId="0F56980C" w:rsidR="000350A0" w:rsidRPr="00F920AF" w:rsidRDefault="000350A0" w:rsidP="00CE2C45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F920AF">
        <w:rPr>
          <w:sz w:val="21"/>
          <w:szCs w:val="21"/>
        </w:rPr>
        <w:t xml:space="preserve">Led internal valuation of </w:t>
      </w:r>
      <w:r w:rsidR="00BD3CA2" w:rsidRPr="00F920AF">
        <w:rPr>
          <w:sz w:val="21"/>
          <w:szCs w:val="21"/>
        </w:rPr>
        <w:t>6</w:t>
      </w:r>
      <w:r w:rsidRPr="00F920AF">
        <w:rPr>
          <w:sz w:val="21"/>
          <w:szCs w:val="21"/>
        </w:rPr>
        <w:t xml:space="preserve">2+ </w:t>
      </w:r>
      <w:proofErr w:type="spellStart"/>
      <w:r w:rsidRPr="00F920AF">
        <w:rPr>
          <w:sz w:val="21"/>
          <w:szCs w:val="21"/>
        </w:rPr>
        <w:t>port</w:t>
      </w:r>
      <w:r w:rsidR="00DF5976" w:rsidRPr="00F920AF">
        <w:rPr>
          <w:sz w:val="21"/>
          <w:szCs w:val="21"/>
        </w:rPr>
        <w:t>cos</w:t>
      </w:r>
      <w:proofErr w:type="spellEnd"/>
      <w:r w:rsidRPr="00F920AF">
        <w:rPr>
          <w:sz w:val="21"/>
          <w:szCs w:val="21"/>
        </w:rPr>
        <w:t xml:space="preserve"> by identifying key value drivers, normalizing </w:t>
      </w:r>
      <w:r w:rsidR="00DF5976" w:rsidRPr="00F920AF">
        <w:rPr>
          <w:sz w:val="21"/>
          <w:szCs w:val="21"/>
        </w:rPr>
        <w:t>non-</w:t>
      </w:r>
      <w:r w:rsidRPr="00F920AF">
        <w:rPr>
          <w:sz w:val="21"/>
          <w:szCs w:val="21"/>
        </w:rPr>
        <w:t>recurring items, and coordinating with external valuation providers (Lincoln, Kroll) to reconcile discrepancies</w:t>
      </w:r>
      <w:ins w:id="33" w:author="Sharma, Ramraj" w:date="2025-09-01T13:26:00Z" w16du:dateUtc="2025-09-01T17:26:00Z">
        <w:r w:rsidR="00ED6C53" w:rsidRPr="00F920AF">
          <w:rPr>
            <w:sz w:val="21"/>
            <w:szCs w:val="21"/>
          </w:rPr>
          <w:t xml:space="preserve"> for</w:t>
        </w:r>
      </w:ins>
      <w:del w:id="34" w:author="Sharma, Ramraj" w:date="2025-09-01T13:26:00Z" w16du:dateUtc="2025-09-01T17:26:00Z">
        <w:r w:rsidRPr="00F920AF" w:rsidDel="00ED6C53">
          <w:rPr>
            <w:sz w:val="21"/>
            <w:szCs w:val="21"/>
          </w:rPr>
          <w:delText>, ensuring accuracy of</w:delText>
        </w:r>
      </w:del>
      <w:r w:rsidRPr="00F920AF">
        <w:rPr>
          <w:sz w:val="21"/>
          <w:szCs w:val="21"/>
        </w:rPr>
        <w:t xml:space="preserve"> fund NAV reporting</w:t>
      </w:r>
    </w:p>
    <w:p w14:paraId="0D737767" w14:textId="56232A3E" w:rsidR="00CE2C45" w:rsidRPr="00F920AF" w:rsidRDefault="008E7C78" w:rsidP="00CE2C45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F920AF">
        <w:rPr>
          <w:sz w:val="21"/>
          <w:szCs w:val="21"/>
        </w:rPr>
        <w:t>Saved</w:t>
      </w:r>
      <w:r w:rsidR="00E60EE2" w:rsidRPr="00F920AF">
        <w:rPr>
          <w:sz w:val="21"/>
          <w:szCs w:val="21"/>
        </w:rPr>
        <w:t xml:space="preserve"> </w:t>
      </w:r>
      <w:del w:id="35" w:author="Sharma, Ramraj" w:date="2025-09-01T13:26:00Z" w16du:dateUtc="2025-09-01T17:26:00Z">
        <w:r w:rsidR="002E6FF8" w:rsidRPr="00F920AF" w:rsidDel="00ED6C53">
          <w:rPr>
            <w:sz w:val="21"/>
            <w:szCs w:val="21"/>
          </w:rPr>
          <w:delText xml:space="preserve"> </w:delText>
        </w:r>
      </w:del>
      <w:r w:rsidR="002E6FF8" w:rsidRPr="00F920AF">
        <w:rPr>
          <w:sz w:val="21"/>
          <w:szCs w:val="21"/>
        </w:rPr>
        <w:t>2</w:t>
      </w:r>
      <w:r w:rsidR="00BD1170" w:rsidRPr="00F920AF">
        <w:rPr>
          <w:sz w:val="21"/>
          <w:szCs w:val="21"/>
        </w:rPr>
        <w:t>0</w:t>
      </w:r>
      <w:r w:rsidR="00E60EE2" w:rsidRPr="00F920AF">
        <w:rPr>
          <w:sz w:val="21"/>
          <w:szCs w:val="21"/>
        </w:rPr>
        <w:t>0</w:t>
      </w:r>
      <w:r w:rsidR="00BD1170" w:rsidRPr="00F920AF">
        <w:rPr>
          <w:sz w:val="21"/>
          <w:szCs w:val="21"/>
        </w:rPr>
        <w:t>+</w:t>
      </w:r>
      <w:r w:rsidR="00E60EE2" w:rsidRPr="00F920AF">
        <w:rPr>
          <w:sz w:val="21"/>
          <w:szCs w:val="21"/>
        </w:rPr>
        <w:t xml:space="preserve"> </w:t>
      </w:r>
      <w:r w:rsidR="00F10FDD" w:rsidRPr="00F920AF">
        <w:rPr>
          <w:sz w:val="21"/>
          <w:szCs w:val="21"/>
        </w:rPr>
        <w:t>person</w:t>
      </w:r>
      <w:r w:rsidR="00325693" w:rsidRPr="00F920AF">
        <w:rPr>
          <w:sz w:val="21"/>
          <w:szCs w:val="21"/>
        </w:rPr>
        <w:t>-</w:t>
      </w:r>
      <w:r w:rsidR="00E60EE2" w:rsidRPr="00F920AF">
        <w:rPr>
          <w:sz w:val="21"/>
          <w:szCs w:val="21"/>
        </w:rPr>
        <w:t>hours</w:t>
      </w:r>
      <w:r w:rsidR="0055709F" w:rsidRPr="00F920AF">
        <w:rPr>
          <w:sz w:val="21"/>
          <w:szCs w:val="21"/>
        </w:rPr>
        <w:t xml:space="preserve"> </w:t>
      </w:r>
      <w:r w:rsidR="007E7186" w:rsidRPr="00F920AF">
        <w:rPr>
          <w:sz w:val="21"/>
          <w:szCs w:val="21"/>
        </w:rPr>
        <w:t>per month</w:t>
      </w:r>
      <w:r w:rsidR="0055709F" w:rsidRPr="00F920AF">
        <w:rPr>
          <w:sz w:val="21"/>
          <w:szCs w:val="21"/>
        </w:rPr>
        <w:t xml:space="preserve"> </w:t>
      </w:r>
      <w:r w:rsidR="00CE2C45" w:rsidRPr="00F920AF">
        <w:rPr>
          <w:sz w:val="21"/>
          <w:szCs w:val="21"/>
        </w:rPr>
        <w:t xml:space="preserve">by standardizing covenant and KPI tracking </w:t>
      </w:r>
      <w:r w:rsidR="007C0372" w:rsidRPr="00F920AF">
        <w:rPr>
          <w:sz w:val="21"/>
          <w:szCs w:val="21"/>
        </w:rPr>
        <w:t xml:space="preserve">for </w:t>
      </w:r>
      <w:r w:rsidR="00BD3CA2" w:rsidRPr="00F920AF">
        <w:rPr>
          <w:sz w:val="21"/>
          <w:szCs w:val="21"/>
        </w:rPr>
        <w:t xml:space="preserve">53 </w:t>
      </w:r>
      <w:r w:rsidR="00643BEA" w:rsidRPr="00F920AF">
        <w:rPr>
          <w:sz w:val="21"/>
          <w:szCs w:val="21"/>
        </w:rPr>
        <w:t xml:space="preserve">portfolio </w:t>
      </w:r>
      <w:r w:rsidR="007C0372" w:rsidRPr="00F920AF">
        <w:rPr>
          <w:sz w:val="21"/>
          <w:szCs w:val="21"/>
        </w:rPr>
        <w:t>companies</w:t>
      </w:r>
      <w:r w:rsidR="00643BEA" w:rsidRPr="00F920AF">
        <w:rPr>
          <w:sz w:val="21"/>
          <w:szCs w:val="21"/>
        </w:rPr>
        <w:t xml:space="preserve"> </w:t>
      </w:r>
      <w:r w:rsidR="00CE2C45" w:rsidRPr="00F920AF">
        <w:rPr>
          <w:sz w:val="21"/>
          <w:szCs w:val="21"/>
        </w:rPr>
        <w:t>using Power Query and Excel</w:t>
      </w:r>
      <w:r w:rsidR="003A12D4" w:rsidRPr="00F920AF">
        <w:rPr>
          <w:sz w:val="21"/>
          <w:szCs w:val="21"/>
        </w:rPr>
        <w:t xml:space="preserve">, </w:t>
      </w:r>
      <w:r w:rsidR="002F2A26" w:rsidRPr="00F920AF">
        <w:rPr>
          <w:sz w:val="21"/>
          <w:szCs w:val="21"/>
        </w:rPr>
        <w:t>tracking</w:t>
      </w:r>
      <w:r w:rsidR="00CE2C45" w:rsidRPr="00F920AF">
        <w:rPr>
          <w:sz w:val="21"/>
          <w:szCs w:val="21"/>
        </w:rPr>
        <w:t xml:space="preserve"> performance</w:t>
      </w:r>
      <w:r w:rsidR="00BD1170" w:rsidRPr="00F920AF">
        <w:rPr>
          <w:sz w:val="21"/>
          <w:szCs w:val="21"/>
        </w:rPr>
        <w:t xml:space="preserve">, </w:t>
      </w:r>
      <w:r w:rsidR="00CE2C45" w:rsidRPr="00F920AF">
        <w:rPr>
          <w:sz w:val="21"/>
          <w:szCs w:val="21"/>
        </w:rPr>
        <w:t>and enabl</w:t>
      </w:r>
      <w:r w:rsidR="008F50D7" w:rsidRPr="00F920AF">
        <w:rPr>
          <w:sz w:val="21"/>
          <w:szCs w:val="21"/>
        </w:rPr>
        <w:t>ing</w:t>
      </w:r>
      <w:r w:rsidR="00CE2C45" w:rsidRPr="00F920AF">
        <w:rPr>
          <w:sz w:val="21"/>
          <w:szCs w:val="21"/>
        </w:rPr>
        <w:t xml:space="preserve"> faster risk flagging</w:t>
      </w:r>
      <w:r w:rsidR="00BD1170" w:rsidRPr="00F920AF">
        <w:rPr>
          <w:sz w:val="21"/>
          <w:szCs w:val="21"/>
        </w:rPr>
        <w:t xml:space="preserve"> with clear P&amp;L impact visibility</w:t>
      </w:r>
    </w:p>
    <w:p w14:paraId="160ECDCD" w14:textId="01FA1293" w:rsidR="004148A8" w:rsidRPr="00F920AF" w:rsidDel="00ED6C53" w:rsidRDefault="00424DC7" w:rsidP="004148A8">
      <w:pPr>
        <w:numPr>
          <w:ilvl w:val="0"/>
          <w:numId w:val="5"/>
        </w:numPr>
        <w:spacing w:line="213" w:lineRule="atLeast"/>
        <w:ind w:left="600" w:hanging="370"/>
        <w:jc w:val="both"/>
        <w:rPr>
          <w:del w:id="36" w:author="Sharma, Ramraj" w:date="2025-09-01T13:27:00Z" w16du:dateUtc="2025-09-01T17:27:00Z"/>
          <w:rFonts w:eastAsiaTheme="majorEastAsia"/>
          <w:b/>
          <w:bCs/>
          <w:caps/>
          <w:sz w:val="21"/>
          <w:szCs w:val="21"/>
          <w:rPrChange w:id="37" w:author="Sharma, Ramraj" w:date="2025-09-01T13:27:00Z" w16du:dateUtc="2025-09-01T17:27:00Z">
            <w:rPr>
              <w:del w:id="38" w:author="Sharma, Ramraj" w:date="2025-09-01T13:27:00Z" w16du:dateUtc="2025-09-01T17:27:00Z"/>
              <w:sz w:val="21"/>
              <w:szCs w:val="21"/>
            </w:rPr>
          </w:rPrChange>
        </w:rPr>
      </w:pPr>
      <w:r w:rsidRPr="00F920AF">
        <w:rPr>
          <w:sz w:val="21"/>
          <w:szCs w:val="21"/>
        </w:rPr>
        <w:t xml:space="preserve">Supported </w:t>
      </w:r>
      <w:commentRangeStart w:id="39"/>
      <w:del w:id="40" w:author="Sharma, Ramraj" w:date="2025-09-01T13:14:00Z" w16du:dateUtc="2025-09-01T17:14:00Z">
        <w:r w:rsidRPr="00F920AF" w:rsidDel="004E426F">
          <w:rPr>
            <w:sz w:val="21"/>
            <w:szCs w:val="21"/>
          </w:rPr>
          <w:delText xml:space="preserve">two </w:delText>
        </w:r>
      </w:del>
      <w:commentRangeEnd w:id="39"/>
      <w:ins w:id="41" w:author="Sharma, Ramraj" w:date="2025-09-01T13:14:00Z" w16du:dateUtc="2025-09-01T17:14:00Z">
        <w:r w:rsidR="004E426F" w:rsidRPr="00F920AF">
          <w:rPr>
            <w:sz w:val="21"/>
            <w:szCs w:val="21"/>
          </w:rPr>
          <w:t>2</w:t>
        </w:r>
      </w:ins>
      <w:ins w:id="42" w:author="Sharma, Ramraj" w:date="2025-09-01T13:26:00Z" w16du:dateUtc="2025-09-01T17:26:00Z">
        <w:r w:rsidR="00ED6C53" w:rsidRPr="00F920AF">
          <w:rPr>
            <w:rStyle w:val="CommentReference"/>
            <w:sz w:val="21"/>
            <w:szCs w:val="21"/>
          </w:rPr>
          <w:t xml:space="preserve"> </w:t>
        </w:r>
      </w:ins>
      <w:del w:id="43" w:author="Sharma, Ramraj" w:date="2025-09-01T13:26:00Z" w16du:dateUtc="2025-09-01T17:26:00Z">
        <w:r w:rsidR="000E2ABB" w:rsidRPr="00F920AF" w:rsidDel="00ED6C53">
          <w:rPr>
            <w:rStyle w:val="CommentReference"/>
            <w:sz w:val="21"/>
            <w:szCs w:val="21"/>
          </w:rPr>
          <w:commentReference w:id="39"/>
        </w:r>
        <w:r w:rsidRPr="00F920AF" w:rsidDel="00ED6C53">
          <w:rPr>
            <w:sz w:val="21"/>
            <w:szCs w:val="21"/>
          </w:rPr>
          <w:delText>a</w:delText>
        </w:r>
      </w:del>
      <w:ins w:id="44" w:author="Sharma, Ramraj" w:date="2025-09-01T13:26:00Z" w16du:dateUtc="2025-09-01T17:26:00Z">
        <w:r w:rsidR="00ED6C53" w:rsidRPr="00F920AF">
          <w:rPr>
            <w:sz w:val="21"/>
            <w:szCs w:val="21"/>
          </w:rPr>
          <w:t>ad</w:t>
        </w:r>
      </w:ins>
      <w:del w:id="45" w:author="Sharma, Ramraj" w:date="2025-09-01T13:26:00Z" w16du:dateUtc="2025-09-01T17:26:00Z">
        <w:r w:rsidRPr="00F920AF" w:rsidDel="00ED6C53">
          <w:rPr>
            <w:sz w:val="21"/>
            <w:szCs w:val="21"/>
          </w:rPr>
          <w:delText>d</w:delText>
        </w:r>
      </w:del>
      <w:r w:rsidRPr="00F920AF">
        <w:rPr>
          <w:sz w:val="21"/>
          <w:szCs w:val="21"/>
        </w:rPr>
        <w:t xml:space="preserve">d-on acquisitions totaling </w:t>
      </w:r>
      <w:r w:rsidR="00A02E7A" w:rsidRPr="00F920AF">
        <w:rPr>
          <w:sz w:val="21"/>
          <w:szCs w:val="21"/>
        </w:rPr>
        <w:t xml:space="preserve">~$45M for existing portfolio companies by assisting </w:t>
      </w:r>
      <w:r w:rsidR="00493C2A" w:rsidRPr="00F920AF">
        <w:rPr>
          <w:sz w:val="21"/>
          <w:szCs w:val="21"/>
        </w:rPr>
        <w:t>with financial modeling, conducting industry benchmarking, and</w:t>
      </w:r>
      <w:r w:rsidR="004148A8" w:rsidRPr="00F920AF">
        <w:rPr>
          <w:sz w:val="21"/>
          <w:szCs w:val="21"/>
        </w:rPr>
        <w:t xml:space="preserve"> </w:t>
      </w:r>
      <w:r w:rsidR="00493C2A" w:rsidRPr="00F920AF">
        <w:rPr>
          <w:sz w:val="21"/>
          <w:szCs w:val="21"/>
        </w:rPr>
        <w:t>drafting investment memos</w:t>
      </w:r>
      <w:r w:rsidR="00632786" w:rsidRPr="00F920AF">
        <w:rPr>
          <w:sz w:val="21"/>
          <w:szCs w:val="21"/>
        </w:rPr>
        <w:t xml:space="preserve"> </w:t>
      </w:r>
      <w:del w:id="46" w:author="Sharma, Ramraj" w:date="2025-09-01T13:27:00Z" w16du:dateUtc="2025-09-01T17:27:00Z">
        <w:r w:rsidR="00632786" w:rsidRPr="00F920AF" w:rsidDel="00ED6C53">
          <w:rPr>
            <w:sz w:val="21"/>
            <w:szCs w:val="21"/>
          </w:rPr>
          <w:delText>to drive business development initiatives</w:delText>
        </w:r>
      </w:del>
    </w:p>
    <w:p w14:paraId="58A090C7" w14:textId="77777777" w:rsidR="00ED6C53" w:rsidRPr="004148A8" w:rsidRDefault="00ED6C53" w:rsidP="00ED6C53">
      <w:pPr>
        <w:numPr>
          <w:ilvl w:val="0"/>
          <w:numId w:val="5"/>
        </w:numPr>
        <w:spacing w:line="213" w:lineRule="atLeast"/>
        <w:ind w:left="600" w:hanging="370"/>
        <w:jc w:val="both"/>
        <w:rPr>
          <w:ins w:id="47" w:author="Sharma, Ramraj" w:date="2025-09-01T13:27:00Z" w16du:dateUtc="2025-09-01T17:27:00Z"/>
          <w:rFonts w:eastAsiaTheme="majorEastAsia"/>
          <w:b/>
          <w:bCs/>
          <w:caps/>
          <w:sz w:val="21"/>
          <w:szCs w:val="21"/>
        </w:rPr>
      </w:pPr>
    </w:p>
    <w:p w14:paraId="5CE18ACF" w14:textId="6E6D53F4" w:rsidR="00074534" w:rsidRPr="00ED6C53" w:rsidRDefault="00074534" w:rsidP="00ED6C53">
      <w:pPr>
        <w:spacing w:line="213" w:lineRule="atLeast"/>
        <w:ind w:left="600"/>
        <w:jc w:val="both"/>
        <w:rPr>
          <w:rStyle w:val="fs13fw6ttu"/>
          <w:rFonts w:eastAsiaTheme="majorEastAsia"/>
          <w:b/>
          <w:bCs/>
          <w:caps/>
          <w:sz w:val="21"/>
          <w:szCs w:val="21"/>
        </w:rPr>
      </w:pPr>
    </w:p>
    <w:p w14:paraId="7F1601D8" w14:textId="07492BD1" w:rsidR="00613B34" w:rsidRPr="008F672A" w:rsidRDefault="00613B34" w:rsidP="00613B34">
      <w:pPr>
        <w:tabs>
          <w:tab w:val="right" w:pos="9300"/>
        </w:tabs>
        <w:spacing w:line="213" w:lineRule="atLeast"/>
        <w:rPr>
          <w:sz w:val="20"/>
          <w:szCs w:val="20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HARIYO TARKARI PVT LTD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Butwal, Nepa</w:t>
      </w:r>
      <w:ins w:id="48" w:author="Sharma, Ramraj" w:date="2025-09-01T13:19:00Z" w16du:dateUtc="2025-09-01T17:19:00Z">
        <w:r w:rsidR="004E426F">
          <w:rPr>
            <w:rStyle w:val="fs13fw4"/>
            <w:rFonts w:eastAsiaTheme="majorEastAsia"/>
            <w:sz w:val="20"/>
            <w:szCs w:val="20"/>
          </w:rPr>
          <w:t xml:space="preserve">l                                                                                                 </w:t>
        </w:r>
        <w:r w:rsidR="004E426F" w:rsidRPr="00F920AF">
          <w:rPr>
            <w:rStyle w:val="fs13fw4"/>
            <w:rFonts w:eastAsiaTheme="majorEastAsia"/>
            <w:sz w:val="21"/>
            <w:szCs w:val="21"/>
          </w:rPr>
          <w:t>2020-2024</w:t>
        </w:r>
      </w:ins>
      <w:del w:id="49" w:author="Sharma, Ramraj" w:date="2025-09-01T13:19:00Z" w16du:dateUtc="2025-09-01T17:19:00Z">
        <w:r w:rsidDel="004E426F">
          <w:rPr>
            <w:rStyle w:val="fs13fw4ttc"/>
            <w:rFonts w:eastAsiaTheme="majorEastAsia"/>
            <w:sz w:val="21"/>
            <w:szCs w:val="21"/>
          </w:rPr>
          <w:delText>l</w:delText>
        </w:r>
        <w:r w:rsidDel="004E426F">
          <w:rPr>
            <w:rStyle w:val="fs13fw4"/>
            <w:rFonts w:eastAsiaTheme="majorEastAsia"/>
            <w:sz w:val="20"/>
            <w:szCs w:val="20"/>
          </w:rPr>
          <w:tab/>
        </w:r>
        <w:r w:rsidR="000C4E50" w:rsidDel="004E426F">
          <w:rPr>
            <w:rStyle w:val="fs13fw4"/>
            <w:rFonts w:eastAsiaTheme="majorEastAsia"/>
            <w:sz w:val="20"/>
            <w:szCs w:val="20"/>
          </w:rPr>
          <w:tab/>
        </w:r>
        <w:r w:rsidR="00527C25" w:rsidDel="004E426F">
          <w:rPr>
            <w:rStyle w:val="fs13fw4"/>
            <w:rFonts w:eastAsiaTheme="majorEastAsia"/>
            <w:sz w:val="20"/>
            <w:szCs w:val="20"/>
          </w:rPr>
          <w:delText xml:space="preserve">  </w:delText>
        </w:r>
        <w:r w:rsidR="00FF3A70" w:rsidDel="004E426F">
          <w:rPr>
            <w:rStyle w:val="fs13fw4"/>
            <w:rFonts w:eastAsiaTheme="majorEastAsia"/>
            <w:sz w:val="20"/>
            <w:szCs w:val="20"/>
          </w:rPr>
          <w:delText xml:space="preserve">     </w:delText>
        </w:r>
      </w:del>
      <w:del w:id="50" w:author="Sharma, Ramraj" w:date="2025-09-01T13:18:00Z" w16du:dateUtc="2025-09-01T17:18:00Z">
        <w:r w:rsidR="00527C25" w:rsidDel="004E426F">
          <w:rPr>
            <w:rStyle w:val="fs13fw4"/>
            <w:rFonts w:eastAsiaTheme="majorEastAsia"/>
            <w:sz w:val="20"/>
            <w:szCs w:val="20"/>
          </w:rPr>
          <w:delText xml:space="preserve"> </w:delText>
        </w:r>
      </w:del>
      <w:commentRangeStart w:id="51"/>
      <w:del w:id="52" w:author="Sharma, Ramraj" w:date="2025-09-01T13:19:00Z" w16du:dateUtc="2025-09-01T17:19:00Z">
        <w:r w:rsidDel="004E426F">
          <w:rPr>
            <w:rStyle w:val="fs13fw4"/>
            <w:rFonts w:eastAsiaTheme="majorEastAsia"/>
            <w:sz w:val="21"/>
            <w:szCs w:val="21"/>
          </w:rPr>
          <w:delText>20</w:delText>
        </w:r>
        <w:r w:rsidR="00124A9F" w:rsidDel="004E426F">
          <w:rPr>
            <w:rStyle w:val="fs13fw4"/>
            <w:rFonts w:eastAsiaTheme="majorEastAsia"/>
            <w:sz w:val="21"/>
            <w:szCs w:val="21"/>
          </w:rPr>
          <w:delText>20</w:delText>
        </w:r>
      </w:del>
      <w:del w:id="53" w:author="Sharma, Ramraj" w:date="2025-09-01T13:14:00Z" w16du:dateUtc="2025-09-01T17:14:00Z">
        <w:r w:rsidDel="004E426F">
          <w:rPr>
            <w:rStyle w:val="fs13fw4"/>
            <w:rFonts w:eastAsiaTheme="majorEastAsia"/>
            <w:sz w:val="21"/>
            <w:szCs w:val="21"/>
          </w:rPr>
          <w:delText xml:space="preserve"> </w:delText>
        </w:r>
      </w:del>
      <w:del w:id="54" w:author="Sharma, Ramraj" w:date="2025-09-01T13:19:00Z" w16du:dateUtc="2025-09-01T17:19:00Z">
        <w:r w:rsidDel="004E426F">
          <w:rPr>
            <w:rStyle w:val="fs13fw4"/>
            <w:rFonts w:eastAsiaTheme="majorEastAsia"/>
            <w:sz w:val="21"/>
            <w:szCs w:val="21"/>
          </w:rPr>
          <w:delText>-</w:delText>
        </w:r>
      </w:del>
      <w:del w:id="55" w:author="Sharma, Ramraj" w:date="2025-09-01T13:14:00Z" w16du:dateUtc="2025-09-01T17:14:00Z">
        <w:r w:rsidDel="004E426F">
          <w:rPr>
            <w:rStyle w:val="fs13fw4"/>
            <w:rFonts w:eastAsiaTheme="majorEastAsia"/>
            <w:sz w:val="21"/>
            <w:szCs w:val="21"/>
          </w:rPr>
          <w:delText xml:space="preserve"> </w:delText>
        </w:r>
      </w:del>
      <w:del w:id="56" w:author="Sharma, Ramraj" w:date="2025-09-01T13:19:00Z" w16du:dateUtc="2025-09-01T17:19:00Z">
        <w:r w:rsidDel="004E426F">
          <w:rPr>
            <w:rStyle w:val="fs13fw4"/>
            <w:rFonts w:eastAsiaTheme="majorEastAsia"/>
            <w:sz w:val="21"/>
            <w:szCs w:val="21"/>
          </w:rPr>
          <w:delText>2024</w:delText>
        </w:r>
        <w:commentRangeEnd w:id="51"/>
        <w:r w:rsidR="000E2ABB" w:rsidDel="004E426F">
          <w:rPr>
            <w:rStyle w:val="CommentReference"/>
          </w:rPr>
          <w:commentReference w:id="51"/>
        </w:r>
      </w:del>
      <w:r>
        <w:rPr>
          <w:rStyle w:val="fs13fw4"/>
          <w:rFonts w:eastAsiaTheme="majorEastAsia"/>
          <w:sz w:val="20"/>
          <w:szCs w:val="20"/>
        </w:rPr>
        <w:br/>
      </w:r>
      <w:r>
        <w:rPr>
          <w:rStyle w:val="fs13fw4fsimulti-linew100undefined"/>
          <w:i/>
          <w:iCs/>
          <w:sz w:val="21"/>
          <w:szCs w:val="21"/>
        </w:rPr>
        <w:t>An agri-</w:t>
      </w:r>
      <w:r w:rsidR="0091199E">
        <w:rPr>
          <w:rStyle w:val="fs13fw4fsimulti-linew100undefined"/>
          <w:i/>
          <w:iCs/>
          <w:sz w:val="21"/>
          <w:szCs w:val="21"/>
        </w:rPr>
        <w:t xml:space="preserve">business </w:t>
      </w:r>
      <w:r w:rsidR="004D6470">
        <w:rPr>
          <w:rStyle w:val="fs13fw4fsimulti-linew100undefined"/>
          <w:i/>
          <w:iCs/>
          <w:sz w:val="21"/>
          <w:szCs w:val="21"/>
        </w:rPr>
        <w:t xml:space="preserve">startup </w:t>
      </w:r>
      <w:r w:rsidR="00773D37">
        <w:rPr>
          <w:rStyle w:val="fs13fw4fsimulti-linew100undefined"/>
          <w:i/>
          <w:iCs/>
          <w:sz w:val="21"/>
          <w:szCs w:val="21"/>
        </w:rPr>
        <w:t>with</w:t>
      </w:r>
      <w:r w:rsidR="002873DA">
        <w:rPr>
          <w:rStyle w:val="fs13fw4fsimulti-linew100undefined"/>
          <w:i/>
          <w:iCs/>
          <w:sz w:val="21"/>
          <w:szCs w:val="21"/>
        </w:rPr>
        <w:t xml:space="preserve"> retail and B2B channels</w:t>
      </w:r>
      <w:r w:rsidR="00773D37">
        <w:rPr>
          <w:rStyle w:val="fs13fw4fsimulti-linew100undefined"/>
          <w:i/>
          <w:iCs/>
          <w:sz w:val="21"/>
          <w:szCs w:val="21"/>
        </w:rPr>
        <w:t xml:space="preserve"> </w:t>
      </w:r>
      <w:r w:rsidR="002873DA">
        <w:rPr>
          <w:rStyle w:val="fs13fw4fsimulti-linew100undefined"/>
          <w:i/>
          <w:iCs/>
          <w:sz w:val="21"/>
          <w:szCs w:val="21"/>
        </w:rPr>
        <w:t xml:space="preserve">and </w:t>
      </w:r>
      <w:r w:rsidR="00773D37">
        <w:rPr>
          <w:rStyle w:val="fs13fw4fsimulti-linew100undefined"/>
          <w:i/>
          <w:iCs/>
          <w:sz w:val="21"/>
          <w:szCs w:val="21"/>
        </w:rPr>
        <w:t>$</w:t>
      </w:r>
      <w:r w:rsidR="000350A0">
        <w:rPr>
          <w:rStyle w:val="fs13fw4fsimulti-linew100undefined"/>
          <w:i/>
          <w:iCs/>
          <w:sz w:val="21"/>
          <w:szCs w:val="21"/>
        </w:rPr>
        <w:t>3</w:t>
      </w:r>
      <w:r w:rsidR="00773D37">
        <w:rPr>
          <w:rStyle w:val="fs13fw4fsimulti-linew100undefined"/>
          <w:i/>
          <w:iCs/>
          <w:sz w:val="21"/>
          <w:szCs w:val="21"/>
        </w:rPr>
        <w:t>M in</w:t>
      </w:r>
      <w:r w:rsidR="00763605">
        <w:rPr>
          <w:rStyle w:val="fs13fw4fsimulti-linew100undefined"/>
          <w:i/>
          <w:iCs/>
          <w:sz w:val="21"/>
          <w:szCs w:val="21"/>
        </w:rPr>
        <w:t xml:space="preserve"> </w:t>
      </w:r>
      <w:r w:rsidR="004D6470">
        <w:rPr>
          <w:rStyle w:val="fs13fw4fsimulti-linew100undefined"/>
          <w:i/>
          <w:iCs/>
          <w:sz w:val="21"/>
          <w:szCs w:val="21"/>
        </w:rPr>
        <w:t>annual revenue</w:t>
      </w:r>
    </w:p>
    <w:p w14:paraId="0A51B7B4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Co-founder and Director</w:t>
      </w:r>
    </w:p>
    <w:p w14:paraId="0A917F4E" w14:textId="29BD62B4" w:rsidR="00401428" w:rsidRPr="006E20FC" w:rsidRDefault="12C958F5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bookmarkStart w:id="57" w:name="OLE_LINK4"/>
      <w:bookmarkStart w:id="58" w:name="OLE_LINK3"/>
      <w:r w:rsidRPr="12C958F5">
        <w:rPr>
          <w:sz w:val="21"/>
          <w:szCs w:val="21"/>
        </w:rPr>
        <w:t xml:space="preserve">Achieved </w:t>
      </w:r>
      <w:r w:rsidR="00485535">
        <w:rPr>
          <w:sz w:val="21"/>
          <w:szCs w:val="21"/>
        </w:rPr>
        <w:t>7</w:t>
      </w:r>
      <w:r w:rsidRPr="12C958F5">
        <w:rPr>
          <w:sz w:val="21"/>
          <w:szCs w:val="21"/>
        </w:rPr>
        <w:t>0</w:t>
      </w:r>
      <w:r w:rsidR="00401428" w:rsidRPr="006E20FC">
        <w:rPr>
          <w:sz w:val="21"/>
          <w:szCs w:val="21"/>
        </w:rPr>
        <w:t xml:space="preserve">% CAGR in a fragmented, hypercompetitive market by identifying </w:t>
      </w:r>
      <w:r w:rsidR="002318F9">
        <w:rPr>
          <w:sz w:val="21"/>
          <w:szCs w:val="21"/>
        </w:rPr>
        <w:t>unmet</w:t>
      </w:r>
      <w:r w:rsidR="00401428" w:rsidRPr="006E20FC">
        <w:rPr>
          <w:sz w:val="21"/>
          <w:szCs w:val="21"/>
        </w:rPr>
        <w:t xml:space="preserve"> customer needs and securing </w:t>
      </w:r>
      <w:r w:rsidR="006D7705">
        <w:rPr>
          <w:sz w:val="21"/>
          <w:szCs w:val="21"/>
        </w:rPr>
        <w:t>exclusive</w:t>
      </w:r>
      <w:r w:rsidR="007F46AC">
        <w:rPr>
          <w:sz w:val="21"/>
          <w:szCs w:val="21"/>
        </w:rPr>
        <w:t xml:space="preserve"> rights</w:t>
      </w:r>
      <w:r w:rsidR="00401428" w:rsidRPr="006E20FC">
        <w:rPr>
          <w:sz w:val="21"/>
          <w:szCs w:val="21"/>
        </w:rPr>
        <w:t xml:space="preserve"> through </w:t>
      </w:r>
      <w:r w:rsidR="00124A9F">
        <w:rPr>
          <w:sz w:val="21"/>
          <w:szCs w:val="21"/>
        </w:rPr>
        <w:t>3</w:t>
      </w:r>
      <w:r w:rsidR="00401428" w:rsidRPr="006E20FC">
        <w:rPr>
          <w:sz w:val="21"/>
          <w:szCs w:val="21"/>
        </w:rPr>
        <w:t xml:space="preserve"> strategic co-investments</w:t>
      </w:r>
      <w:ins w:id="59" w:author="Sharma, Ramraj" w:date="2025-09-01T13:20:00Z" w16du:dateUtc="2025-09-01T17:20:00Z">
        <w:r w:rsidR="00ED6C53">
          <w:rPr>
            <w:sz w:val="21"/>
            <w:szCs w:val="21"/>
          </w:rPr>
          <w:t xml:space="preserve"> </w:t>
        </w:r>
      </w:ins>
      <w:del w:id="60" w:author="Sharma, Ramraj" w:date="2025-09-01T13:20:00Z" w16du:dateUtc="2025-09-01T17:20:00Z">
        <w:r w:rsidR="00BD1170" w:rsidDel="00ED6C53">
          <w:rPr>
            <w:sz w:val="21"/>
            <w:szCs w:val="21"/>
          </w:rPr>
          <w:delText xml:space="preserve">, </w:delText>
        </w:r>
        <w:r w:rsidR="00401428" w:rsidRPr="006E20FC" w:rsidDel="00ED6C53">
          <w:rPr>
            <w:sz w:val="21"/>
            <w:szCs w:val="21"/>
          </w:rPr>
          <w:delText>supplier incentives</w:delText>
        </w:r>
        <w:r w:rsidR="00BD1170" w:rsidDel="00ED6C53">
          <w:rPr>
            <w:sz w:val="21"/>
            <w:szCs w:val="21"/>
          </w:rPr>
          <w:delText xml:space="preserve">, </w:delText>
        </w:r>
      </w:del>
      <w:r w:rsidR="00BD1170">
        <w:rPr>
          <w:sz w:val="21"/>
          <w:szCs w:val="21"/>
        </w:rPr>
        <w:t>and targeted business development initiatives</w:t>
      </w:r>
    </w:p>
    <w:p w14:paraId="1BD94608" w14:textId="1C8D9440" w:rsidR="006E20FC" w:rsidRDefault="006E20FC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6E20FC">
        <w:rPr>
          <w:sz w:val="21"/>
          <w:szCs w:val="21"/>
        </w:rPr>
        <w:t xml:space="preserve">Led and trained 3 account managers in value-based negotiation to own institutional clients' P&amp;L, growing </w:t>
      </w:r>
      <w:del w:id="61" w:author="Sharma, Ramraj" w:date="2025-09-01T13:21:00Z" w16du:dateUtc="2025-09-01T17:21:00Z">
        <w:r w:rsidRPr="006E20FC" w:rsidDel="00ED6C53">
          <w:rPr>
            <w:sz w:val="21"/>
            <w:szCs w:val="21"/>
          </w:rPr>
          <w:delText xml:space="preserve">the </w:delText>
        </w:r>
      </w:del>
      <w:r w:rsidRPr="006E20FC">
        <w:rPr>
          <w:sz w:val="21"/>
          <w:szCs w:val="21"/>
        </w:rPr>
        <w:t xml:space="preserve">company to 112 employees with </w:t>
      </w:r>
      <w:del w:id="62" w:author="Sharma, Ramraj" w:date="2025-09-01T13:21:00Z" w16du:dateUtc="2025-09-01T17:21:00Z">
        <w:r w:rsidRPr="006E20FC" w:rsidDel="00ED6C53">
          <w:rPr>
            <w:sz w:val="21"/>
            <w:szCs w:val="21"/>
          </w:rPr>
          <w:delText xml:space="preserve">sustained </w:delText>
        </w:r>
      </w:del>
      <w:r w:rsidRPr="006E20FC">
        <w:rPr>
          <w:sz w:val="21"/>
          <w:szCs w:val="21"/>
        </w:rPr>
        <w:t xml:space="preserve">93% </w:t>
      </w:r>
      <w:r w:rsidR="00022B19">
        <w:rPr>
          <w:sz w:val="21"/>
          <w:szCs w:val="21"/>
        </w:rPr>
        <w:t xml:space="preserve">employee </w:t>
      </w:r>
      <w:r w:rsidRPr="006E20FC">
        <w:rPr>
          <w:sz w:val="21"/>
          <w:szCs w:val="21"/>
        </w:rPr>
        <w:t>retention by fostering a culture of ownership</w:t>
      </w:r>
      <w:r w:rsidR="00BD1170">
        <w:rPr>
          <w:sz w:val="21"/>
          <w:szCs w:val="21"/>
        </w:rPr>
        <w:t xml:space="preserve"> and accountability</w:t>
      </w:r>
    </w:p>
    <w:p w14:paraId="609005F3" w14:textId="7E486583" w:rsidR="089566C8" w:rsidRDefault="671D4493" w:rsidP="089566C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671D4493">
        <w:rPr>
          <w:sz w:val="21"/>
          <w:szCs w:val="21"/>
        </w:rPr>
        <w:t>Drove 35</w:t>
      </w:r>
      <w:r w:rsidR="6876B10B" w:rsidRPr="6876B10B">
        <w:rPr>
          <w:sz w:val="21"/>
          <w:szCs w:val="21"/>
        </w:rPr>
        <w:t>% higher productivity and 40% fewer errors by deploying Odoo ERP automation to track KPIs, auditing logistics bottlenecks with root cause analysis, and streamlining assembly line workflows</w:t>
      </w:r>
      <w:del w:id="63" w:author="Sharma, Ramraj" w:date="2025-09-01T13:21:00Z" w16du:dateUtc="2025-09-01T17:21:00Z">
        <w:r w:rsidR="6876B10B" w:rsidRPr="6876B10B" w:rsidDel="00ED6C53">
          <w:rPr>
            <w:sz w:val="21"/>
            <w:szCs w:val="21"/>
          </w:rPr>
          <w:delText xml:space="preserve"> using Lean process improvements</w:delText>
        </w:r>
      </w:del>
    </w:p>
    <w:p w14:paraId="12C1A9F7" w14:textId="2ADAFD90" w:rsidR="00BD1170" w:rsidRDefault="00AE6084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BD1170">
        <w:rPr>
          <w:sz w:val="21"/>
          <w:szCs w:val="21"/>
        </w:rPr>
        <w:t xml:space="preserve">Improved sales forecast accuracy by </w:t>
      </w:r>
      <w:r w:rsidR="0030793D" w:rsidRPr="00BD1170">
        <w:rPr>
          <w:sz w:val="21"/>
          <w:szCs w:val="21"/>
        </w:rPr>
        <w:t>60</w:t>
      </w:r>
      <w:r w:rsidRPr="00BD1170">
        <w:rPr>
          <w:sz w:val="21"/>
          <w:szCs w:val="21"/>
        </w:rPr>
        <w:t>% through Python-based predictive models to segment customers and match SKU-level forecasts with vendor supply capacity</w:t>
      </w:r>
      <w:del w:id="64" w:author="Sharma, Ramraj" w:date="2025-09-01T13:22:00Z" w16du:dateUtc="2025-09-01T17:22:00Z">
        <w:r w:rsidR="00BD1170" w:rsidDel="00ED6C53">
          <w:rPr>
            <w:sz w:val="21"/>
            <w:szCs w:val="21"/>
          </w:rPr>
          <w:delText>,</w:delText>
        </w:r>
        <w:r w:rsidRPr="00BD1170" w:rsidDel="00ED6C53">
          <w:rPr>
            <w:sz w:val="21"/>
            <w:szCs w:val="21"/>
          </w:rPr>
          <w:delText xml:space="preserve"> </w:delText>
        </w:r>
        <w:bookmarkEnd w:id="57"/>
        <w:bookmarkEnd w:id="58"/>
        <w:r w:rsidR="00BD1170" w:rsidRPr="00BD1170" w:rsidDel="00ED6C53">
          <w:rPr>
            <w:sz w:val="21"/>
            <w:szCs w:val="21"/>
          </w:rPr>
          <w:delText>generating financial insights</w:delText>
        </w:r>
      </w:del>
      <w:r w:rsidR="00BD1170" w:rsidRPr="00BD1170">
        <w:rPr>
          <w:sz w:val="21"/>
          <w:szCs w:val="21"/>
        </w:rPr>
        <w:t xml:space="preserve"> to optimize pricing and reduce shortages</w:t>
      </w:r>
    </w:p>
    <w:p w14:paraId="056AC4F7" w14:textId="328F3DB6" w:rsidR="009C7128" w:rsidRPr="00BD1170" w:rsidRDefault="00C4461D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BD1170">
        <w:rPr>
          <w:sz w:val="21"/>
          <w:szCs w:val="21"/>
        </w:rPr>
        <w:t>Generated $</w:t>
      </w:r>
      <w:r w:rsidR="000350A0">
        <w:rPr>
          <w:sz w:val="21"/>
          <w:szCs w:val="21"/>
        </w:rPr>
        <w:t>1</w:t>
      </w:r>
      <w:r w:rsidRPr="00BD1170">
        <w:rPr>
          <w:sz w:val="21"/>
          <w:szCs w:val="21"/>
        </w:rPr>
        <w:t>M in incremental revenue and $</w:t>
      </w:r>
      <w:r w:rsidR="000350A0">
        <w:rPr>
          <w:sz w:val="21"/>
          <w:szCs w:val="21"/>
        </w:rPr>
        <w:t>2</w:t>
      </w:r>
      <w:r w:rsidRPr="00BD1170">
        <w:rPr>
          <w:sz w:val="21"/>
          <w:szCs w:val="21"/>
        </w:rPr>
        <w:t xml:space="preserve">00K in EBITDA by executing strategic capital investments in </w:t>
      </w:r>
      <w:r w:rsidR="00BE0CD7" w:rsidRPr="00BD1170">
        <w:rPr>
          <w:sz w:val="21"/>
          <w:szCs w:val="21"/>
        </w:rPr>
        <w:t>3</w:t>
      </w:r>
      <w:r w:rsidRPr="00BD1170">
        <w:rPr>
          <w:sz w:val="21"/>
          <w:szCs w:val="21"/>
        </w:rPr>
        <w:t xml:space="preserve"> companies, using scenario-based </w:t>
      </w:r>
      <w:r w:rsidR="00122BE1" w:rsidRPr="00BD1170">
        <w:rPr>
          <w:sz w:val="21"/>
          <w:szCs w:val="21"/>
        </w:rPr>
        <w:t>models</w:t>
      </w:r>
      <w:r w:rsidRPr="00BD1170">
        <w:rPr>
          <w:sz w:val="21"/>
          <w:szCs w:val="21"/>
        </w:rPr>
        <w:t xml:space="preserve"> to guide decisions</w:t>
      </w:r>
      <w:r w:rsidR="00161F09" w:rsidRPr="00BD1170">
        <w:rPr>
          <w:sz w:val="21"/>
          <w:szCs w:val="21"/>
        </w:rPr>
        <w:t xml:space="preserve"> </w:t>
      </w:r>
      <w:r w:rsidRPr="00BD1170">
        <w:rPr>
          <w:sz w:val="21"/>
          <w:szCs w:val="21"/>
        </w:rPr>
        <w:t xml:space="preserve">and strengthen market differentiation </w:t>
      </w:r>
      <w:del w:id="65" w:author="Sharma, Ramraj" w:date="2025-09-01T13:23:00Z" w16du:dateUtc="2025-09-01T17:23:00Z">
        <w:r w:rsidR="002F2B7C" w:rsidRPr="00BD1170" w:rsidDel="00ED6C53">
          <w:rPr>
            <w:sz w:val="21"/>
            <w:szCs w:val="21"/>
          </w:rPr>
          <w:delText>via</w:delText>
        </w:r>
        <w:r w:rsidRPr="00BD1170" w:rsidDel="00ED6C53">
          <w:rPr>
            <w:sz w:val="21"/>
            <w:szCs w:val="21"/>
          </w:rPr>
          <w:delText xml:space="preserve"> expanded </w:delText>
        </w:r>
        <w:r w:rsidR="00752CC3" w:rsidRPr="00BD1170" w:rsidDel="00ED6C53">
          <w:rPr>
            <w:sz w:val="21"/>
            <w:szCs w:val="21"/>
          </w:rPr>
          <w:delText xml:space="preserve">product </w:delText>
        </w:r>
        <w:r w:rsidRPr="00BD1170" w:rsidDel="00ED6C53">
          <w:rPr>
            <w:sz w:val="21"/>
            <w:szCs w:val="21"/>
          </w:rPr>
          <w:delText>offerings</w:delText>
        </w:r>
      </w:del>
    </w:p>
    <w:p w14:paraId="62167F6D" w14:textId="61BB50E7" w:rsidR="00BF74DC" w:rsidDel="00ED6C53" w:rsidRDefault="00BF74DC" w:rsidP="00ED6C53">
      <w:pPr>
        <w:numPr>
          <w:ilvl w:val="0"/>
          <w:numId w:val="5"/>
        </w:numPr>
        <w:spacing w:line="213" w:lineRule="atLeast"/>
        <w:ind w:left="600" w:hanging="370"/>
        <w:jc w:val="both"/>
        <w:rPr>
          <w:del w:id="66" w:author="Sharma, Ramraj" w:date="2025-09-01T13:24:00Z" w16du:dateUtc="2025-09-01T17:24:00Z"/>
          <w:sz w:val="21"/>
          <w:szCs w:val="21"/>
        </w:rPr>
      </w:pPr>
      <w:r w:rsidRPr="00BF74DC">
        <w:rPr>
          <w:sz w:val="21"/>
          <w:szCs w:val="21"/>
        </w:rPr>
        <w:t xml:space="preserve">Secured 35% capacity expansion and 20% higher fulfillment reliability by negotiating and executing joint cold storage investments with suppliers, creating cost-sharing agreements </w:t>
      </w:r>
      <w:del w:id="67" w:author="Sharma, Ramraj" w:date="2025-09-01T13:24:00Z" w16du:dateUtc="2025-09-01T17:24:00Z">
        <w:r w:rsidRPr="00BF74DC" w:rsidDel="00ED6C53">
          <w:rPr>
            <w:sz w:val="21"/>
            <w:szCs w:val="21"/>
          </w:rPr>
          <w:delText>that</w:delText>
        </w:r>
        <w:r w:rsidR="00BD1170" w:rsidDel="00ED6C53">
          <w:rPr>
            <w:sz w:val="21"/>
            <w:szCs w:val="21"/>
          </w:rPr>
          <w:delText xml:space="preserve"> </w:delText>
        </w:r>
      </w:del>
      <w:ins w:id="68" w:author="Sharma, Ramraj" w:date="2025-09-01T13:24:00Z" w16du:dateUtc="2025-09-01T17:24:00Z">
        <w:r w:rsidR="00ED6C53">
          <w:rPr>
            <w:sz w:val="21"/>
            <w:szCs w:val="21"/>
          </w:rPr>
          <w:t>and</w:t>
        </w:r>
        <w:r w:rsidR="00ED6C53">
          <w:rPr>
            <w:sz w:val="21"/>
            <w:szCs w:val="21"/>
          </w:rPr>
          <w:t xml:space="preserve"> </w:t>
        </w:r>
      </w:ins>
      <w:del w:id="69" w:author="Sharma, Ramraj" w:date="2025-09-01T13:24:00Z" w16du:dateUtc="2025-09-01T17:24:00Z">
        <w:r w:rsidR="00BD1170" w:rsidDel="00ED6C53">
          <w:rPr>
            <w:sz w:val="21"/>
            <w:szCs w:val="21"/>
          </w:rPr>
          <w:delText>built strategic relationships and</w:delText>
        </w:r>
        <w:r w:rsidRPr="00BF74DC" w:rsidDel="00ED6C53">
          <w:rPr>
            <w:sz w:val="21"/>
            <w:szCs w:val="21"/>
          </w:rPr>
          <w:delText xml:space="preserve"> </w:delText>
        </w:r>
      </w:del>
      <w:r w:rsidRPr="00BF74DC">
        <w:rPr>
          <w:sz w:val="21"/>
          <w:szCs w:val="21"/>
        </w:rPr>
        <w:t>mitigat</w:t>
      </w:r>
      <w:ins w:id="70" w:author="Sharma, Ramraj" w:date="2025-09-01T13:24:00Z" w16du:dateUtc="2025-09-01T17:24:00Z">
        <w:r w:rsidR="00ED6C53">
          <w:rPr>
            <w:sz w:val="21"/>
            <w:szCs w:val="21"/>
          </w:rPr>
          <w:t>ing</w:t>
        </w:r>
      </w:ins>
      <w:del w:id="71" w:author="Sharma, Ramraj" w:date="2025-09-01T13:24:00Z" w16du:dateUtc="2025-09-01T17:24:00Z">
        <w:r w:rsidRPr="00BF74DC" w:rsidDel="00ED6C53">
          <w:rPr>
            <w:sz w:val="21"/>
            <w:szCs w:val="21"/>
          </w:rPr>
          <w:delText>ed</w:delText>
        </w:r>
      </w:del>
      <w:r w:rsidRPr="00BF74DC">
        <w:rPr>
          <w:sz w:val="21"/>
          <w:szCs w:val="21"/>
        </w:rPr>
        <w:t xml:space="preserve"> spoilage risks </w:t>
      </w:r>
    </w:p>
    <w:p w14:paraId="21B5CB8B" w14:textId="77777777" w:rsidR="00ED6C53" w:rsidRDefault="00ED6C53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ins w:id="72" w:author="Sharma, Ramraj" w:date="2025-09-01T13:24:00Z" w16du:dateUtc="2025-09-01T17:24:00Z"/>
          <w:sz w:val="21"/>
          <w:szCs w:val="21"/>
        </w:rPr>
      </w:pPr>
    </w:p>
    <w:p w14:paraId="5CF29D56" w14:textId="7BC80ECD" w:rsidR="000973CB" w:rsidRPr="00ED6C53" w:rsidDel="00ED6C53" w:rsidRDefault="00A12014" w:rsidP="000973CB">
      <w:pPr>
        <w:numPr>
          <w:ilvl w:val="0"/>
          <w:numId w:val="5"/>
        </w:numPr>
        <w:pBdr>
          <w:bottom w:val="single" w:sz="6" w:space="0" w:color="000000"/>
        </w:pBdr>
        <w:spacing w:line="213" w:lineRule="atLeast"/>
        <w:ind w:left="600" w:hanging="370"/>
        <w:jc w:val="both"/>
        <w:rPr>
          <w:del w:id="73" w:author="Sharma, Ramraj" w:date="2025-09-01T13:24:00Z" w16du:dateUtc="2025-09-01T17:24:00Z"/>
          <w:sz w:val="21"/>
          <w:szCs w:val="21"/>
        </w:rPr>
        <w:pPrChange w:id="74" w:author="Sharma, Ramraj" w:date="2025-09-01T13:24:00Z" w16du:dateUtc="2025-09-01T17:24:00Z">
          <w:pPr>
            <w:numPr>
              <w:numId w:val="5"/>
            </w:numPr>
            <w:pBdr>
              <w:bottom w:val="single" w:sz="6" w:space="0" w:color="000000"/>
            </w:pBdr>
            <w:spacing w:line="213" w:lineRule="atLeast"/>
            <w:ind w:left="600" w:hanging="370"/>
            <w:jc w:val="both"/>
          </w:pPr>
        </w:pPrChange>
      </w:pPr>
      <w:r w:rsidRPr="00ED6C53">
        <w:rPr>
          <w:sz w:val="21"/>
          <w:szCs w:val="21"/>
        </w:rPr>
        <w:t>Generated $</w:t>
      </w:r>
      <w:r w:rsidR="000350A0" w:rsidRPr="00ED6C53">
        <w:rPr>
          <w:sz w:val="21"/>
          <w:szCs w:val="21"/>
        </w:rPr>
        <w:t>500K</w:t>
      </w:r>
      <w:r w:rsidRPr="00ED6C53">
        <w:rPr>
          <w:sz w:val="21"/>
          <w:szCs w:val="21"/>
        </w:rPr>
        <w:t xml:space="preserve"> in recurring revenue </w:t>
      </w:r>
      <w:r w:rsidR="00B534B9" w:rsidRPr="00ED6C53">
        <w:rPr>
          <w:sz w:val="21"/>
          <w:szCs w:val="21"/>
        </w:rPr>
        <w:t>in</w:t>
      </w:r>
      <w:r w:rsidRPr="00ED6C53">
        <w:rPr>
          <w:sz w:val="21"/>
          <w:szCs w:val="21"/>
        </w:rPr>
        <w:t xml:space="preserve"> 6 months by launching Nepal’s first subscription-based grocery delivery service, </w:t>
      </w:r>
      <w:r w:rsidR="00B534B9" w:rsidRPr="00ED6C53">
        <w:rPr>
          <w:sz w:val="21"/>
          <w:szCs w:val="21"/>
        </w:rPr>
        <w:t xml:space="preserve">iterating the MVP through 20+ customer feedback cycles using a product management framework </w:t>
      </w:r>
      <w:ins w:id="75" w:author="Sharma, Ramraj" w:date="2025-09-01T13:24:00Z" w16du:dateUtc="2025-09-01T17:24:00Z">
        <w:r w:rsidR="00ED6C53" w:rsidRPr="00ED6C53">
          <w:rPr>
            <w:sz w:val="21"/>
            <w:szCs w:val="21"/>
          </w:rPr>
          <w:br/>
        </w:r>
      </w:ins>
      <w:del w:id="76" w:author="Sharma, Ramraj" w:date="2025-09-01T13:24:00Z" w16du:dateUtc="2025-09-01T17:24:00Z">
        <w:r w:rsidR="00B534B9" w:rsidRPr="00ED6C53" w:rsidDel="00ED6C53">
          <w:rPr>
            <w:sz w:val="21"/>
            <w:szCs w:val="21"/>
          </w:rPr>
          <w:delText>to target key segments</w:delText>
        </w:r>
        <w:r w:rsidR="00B534B9" w:rsidRPr="00ED6C53" w:rsidDel="00ED6C53">
          <w:rPr>
            <w:sz w:val="21"/>
            <w:szCs w:val="21"/>
          </w:rPr>
          <w:br/>
        </w:r>
        <w:r w:rsidR="00613B34" w:rsidRPr="00ED6C53" w:rsidDel="00ED6C53">
          <w:rPr>
            <w:sz w:val="21"/>
            <w:szCs w:val="21"/>
          </w:rPr>
          <w:delText> </w:delText>
        </w:r>
      </w:del>
    </w:p>
    <w:p w14:paraId="435C9FF2" w14:textId="77777777" w:rsidR="00ED6C53" w:rsidRPr="00124A9F" w:rsidRDefault="00ED6C53" w:rsidP="00ED6C53">
      <w:pPr>
        <w:numPr>
          <w:ilvl w:val="0"/>
          <w:numId w:val="5"/>
        </w:numPr>
        <w:spacing w:line="213" w:lineRule="atLeast"/>
        <w:ind w:left="600" w:hanging="370"/>
        <w:jc w:val="both"/>
        <w:rPr>
          <w:ins w:id="77" w:author="Sharma, Ramraj" w:date="2025-09-01T13:24:00Z" w16du:dateUtc="2025-09-01T17:24:00Z"/>
          <w:sz w:val="21"/>
          <w:szCs w:val="21"/>
        </w:rPr>
      </w:pPr>
    </w:p>
    <w:p w14:paraId="2808E025" w14:textId="77777777" w:rsidR="000973CB" w:rsidRPr="00ED6C53" w:rsidRDefault="000973CB" w:rsidP="00ED6C53">
      <w:pPr>
        <w:pBdr>
          <w:bottom w:val="single" w:sz="6" w:space="0" w:color="000000"/>
        </w:pBdr>
        <w:spacing w:line="213" w:lineRule="atLeast"/>
        <w:jc w:val="both"/>
        <w:rPr>
          <w:b/>
          <w:bCs/>
          <w:caps/>
        </w:rPr>
        <w:pPrChange w:id="78" w:author="Sharma, Ramraj" w:date="2025-09-01T13:24:00Z" w16du:dateUtc="2025-09-01T17:24:00Z">
          <w:pPr>
            <w:pBdr>
              <w:bottom w:val="single" w:sz="6" w:space="0" w:color="000000"/>
            </w:pBdr>
            <w:spacing w:line="213" w:lineRule="atLeast"/>
          </w:pPr>
        </w:pPrChange>
      </w:pPr>
      <w:commentRangeStart w:id="79"/>
      <w:r w:rsidRPr="00ED6C53">
        <w:rPr>
          <w:b/>
          <w:bCs/>
          <w:caps/>
        </w:rPr>
        <w:t>additional</w:t>
      </w:r>
      <w:commentRangeEnd w:id="79"/>
      <w:r w:rsidR="000E2ABB">
        <w:rPr>
          <w:rStyle w:val="CommentReference"/>
        </w:rPr>
        <w:commentReference w:id="79"/>
      </w:r>
    </w:p>
    <w:p w14:paraId="778BA2E3" w14:textId="77777777" w:rsidR="000973CB" w:rsidRPr="00F920AF" w:rsidRDefault="000973CB" w:rsidP="000973CB">
      <w:pPr>
        <w:numPr>
          <w:ilvl w:val="0"/>
          <w:numId w:val="1"/>
        </w:numPr>
        <w:spacing w:line="213" w:lineRule="atLeast"/>
        <w:ind w:left="600" w:hanging="370"/>
        <w:rPr>
          <w:ins w:id="80" w:author="Sharma, Ramraj" w:date="2025-09-01T13:14:00Z" w16du:dateUtc="2025-09-01T17:14:00Z"/>
          <w:sz w:val="21"/>
          <w:szCs w:val="21"/>
        </w:rPr>
      </w:pPr>
      <w:r w:rsidRPr="00F920AF">
        <w:rPr>
          <w:sz w:val="21"/>
          <w:szCs w:val="21"/>
        </w:rPr>
        <w:t>Work Authorization: USA-3 year OPT starting May 2026</w:t>
      </w:r>
    </w:p>
    <w:p w14:paraId="09956B0E" w14:textId="159B00EC" w:rsidR="004E426F" w:rsidRPr="00F920AF" w:rsidRDefault="004E426F" w:rsidP="000973CB">
      <w:pPr>
        <w:numPr>
          <w:ilvl w:val="0"/>
          <w:numId w:val="1"/>
        </w:numPr>
        <w:spacing w:line="213" w:lineRule="atLeast"/>
        <w:ind w:left="600" w:hanging="370"/>
        <w:rPr>
          <w:sz w:val="21"/>
          <w:szCs w:val="21"/>
        </w:rPr>
      </w:pPr>
      <w:moveToRangeStart w:id="81" w:author="Sharma, Ramraj" w:date="2025-09-01T13:14:00Z" w:name="move207624911"/>
      <w:moveTo w:id="82" w:author="Sharma, Ramraj" w:date="2025-09-01T13:14:00Z" w16du:dateUtc="2025-09-01T17:14:00Z">
        <w:r w:rsidRPr="00F920AF">
          <w:rPr>
            <w:sz w:val="21"/>
            <w:szCs w:val="21"/>
          </w:rPr>
          <w:t>CFA Level III Candidate; Completed Level I and Level II with 90</w:t>
        </w:r>
        <w:r w:rsidRPr="00F920AF">
          <w:rPr>
            <w:sz w:val="21"/>
            <w:szCs w:val="21"/>
            <w:vertAlign w:val="superscript"/>
          </w:rPr>
          <w:t>th</w:t>
        </w:r>
        <w:r w:rsidRPr="00F920AF">
          <w:rPr>
            <w:sz w:val="21"/>
            <w:szCs w:val="21"/>
          </w:rPr>
          <w:t xml:space="preserve"> percentile score</w:t>
        </w:r>
      </w:moveTo>
      <w:moveToRangeEnd w:id="81"/>
    </w:p>
    <w:p w14:paraId="42F4C830" w14:textId="58BE6537" w:rsidR="000973CB" w:rsidRPr="00F920AF" w:rsidRDefault="000973CB" w:rsidP="000973CB">
      <w:pPr>
        <w:numPr>
          <w:ilvl w:val="0"/>
          <w:numId w:val="1"/>
        </w:numPr>
        <w:spacing w:line="213" w:lineRule="atLeast"/>
        <w:ind w:left="600" w:hanging="370"/>
        <w:rPr>
          <w:sz w:val="21"/>
          <w:szCs w:val="21"/>
        </w:rPr>
      </w:pPr>
      <w:r w:rsidRPr="00F920AF">
        <w:rPr>
          <w:sz w:val="21"/>
          <w:szCs w:val="21"/>
        </w:rPr>
        <w:t xml:space="preserve">Technical Skills: Excel, PowerPoint, Tableau, Power BI, SQL, </w:t>
      </w:r>
      <w:del w:id="83" w:author="Sharma, Ramraj" w:date="2025-09-01T13:25:00Z" w16du:dateUtc="2025-09-01T17:25:00Z">
        <w:r w:rsidRPr="00F920AF" w:rsidDel="00ED6C53">
          <w:rPr>
            <w:sz w:val="21"/>
            <w:szCs w:val="21"/>
          </w:rPr>
          <w:delText xml:space="preserve">Snowflake, </w:delText>
        </w:r>
      </w:del>
      <w:r w:rsidRPr="00F920AF">
        <w:rPr>
          <w:sz w:val="21"/>
          <w:szCs w:val="21"/>
        </w:rPr>
        <w:t>Salesforce, Python, Capital IQ, MATLAB</w:t>
      </w:r>
    </w:p>
    <w:p w14:paraId="232425DD" w14:textId="6E5B89AA" w:rsidR="008C7B73" w:rsidRPr="00F920AF" w:rsidRDefault="000973CB" w:rsidP="00325A74">
      <w:pPr>
        <w:numPr>
          <w:ilvl w:val="0"/>
          <w:numId w:val="1"/>
        </w:numPr>
        <w:spacing w:line="213" w:lineRule="atLeast"/>
        <w:ind w:left="600" w:hanging="370"/>
        <w:rPr>
          <w:sz w:val="21"/>
          <w:szCs w:val="21"/>
        </w:rPr>
      </w:pPr>
      <w:r w:rsidRPr="00F920AF">
        <w:rPr>
          <w:sz w:val="21"/>
          <w:szCs w:val="21"/>
        </w:rPr>
        <w:t xml:space="preserve">Guided 31 small farmers pro bono </w:t>
      </w:r>
      <w:del w:id="84" w:author="Sharma, Ramraj" w:date="2025-09-01T13:16:00Z" w16du:dateUtc="2025-09-01T17:16:00Z">
        <w:r w:rsidRPr="00F920AF" w:rsidDel="004E426F">
          <w:rPr>
            <w:sz w:val="21"/>
            <w:szCs w:val="21"/>
          </w:rPr>
          <w:delText xml:space="preserve">by developing proposals that secured </w:delText>
        </w:r>
      </w:del>
      <w:ins w:id="85" w:author="Sharma, Ramraj" w:date="2025-09-01T13:16:00Z" w16du:dateUtc="2025-09-01T17:16:00Z">
        <w:r w:rsidR="004E426F" w:rsidRPr="00F920AF">
          <w:rPr>
            <w:sz w:val="21"/>
            <w:szCs w:val="21"/>
          </w:rPr>
          <w:t xml:space="preserve">and secured </w:t>
        </w:r>
      </w:ins>
      <w:r w:rsidRPr="00F920AF">
        <w:rPr>
          <w:sz w:val="21"/>
          <w:szCs w:val="21"/>
        </w:rPr>
        <w:t>$500K in</w:t>
      </w:r>
      <w:ins w:id="86" w:author="Sharma, Ramraj" w:date="2025-09-01T13:15:00Z" w16du:dateUtc="2025-09-01T17:15:00Z">
        <w:r w:rsidR="004E426F" w:rsidRPr="00F920AF">
          <w:rPr>
            <w:sz w:val="21"/>
            <w:szCs w:val="21"/>
          </w:rPr>
          <w:t xml:space="preserve"> Nepal</w:t>
        </w:r>
      </w:ins>
      <w:r w:rsidRPr="00F920AF">
        <w:rPr>
          <w:sz w:val="21"/>
          <w:szCs w:val="21"/>
        </w:rPr>
        <w:t xml:space="preserve"> </w:t>
      </w:r>
      <w:commentRangeStart w:id="87"/>
      <w:r w:rsidRPr="00F920AF">
        <w:rPr>
          <w:sz w:val="21"/>
          <w:szCs w:val="21"/>
        </w:rPr>
        <w:t xml:space="preserve">government </w:t>
      </w:r>
      <w:commentRangeEnd w:id="87"/>
      <w:r w:rsidR="000E2ABB" w:rsidRPr="00F920AF">
        <w:rPr>
          <w:rStyle w:val="CommentReference"/>
          <w:sz w:val="21"/>
          <w:szCs w:val="21"/>
        </w:rPr>
        <w:commentReference w:id="87"/>
      </w:r>
      <w:r w:rsidRPr="00F920AF">
        <w:rPr>
          <w:sz w:val="21"/>
          <w:szCs w:val="21"/>
        </w:rPr>
        <w:t>funding</w:t>
      </w:r>
      <w:ins w:id="88" w:author="Sharma, Ramraj" w:date="2025-09-01T13:16:00Z" w16du:dateUtc="2025-09-01T17:16:00Z">
        <w:r w:rsidR="004E426F" w:rsidRPr="00F920AF">
          <w:rPr>
            <w:sz w:val="21"/>
            <w:szCs w:val="21"/>
          </w:rPr>
          <w:t>;</w:t>
        </w:r>
      </w:ins>
      <w:del w:id="89" w:author="Sharma, Ramraj" w:date="2025-09-01T13:16:00Z" w16du:dateUtc="2025-09-01T17:16:00Z">
        <w:r w:rsidRPr="00F920AF" w:rsidDel="004E426F">
          <w:rPr>
            <w:sz w:val="21"/>
            <w:szCs w:val="21"/>
          </w:rPr>
          <w:delText>,</w:delText>
        </w:r>
      </w:del>
      <w:r w:rsidRPr="00F920AF">
        <w:rPr>
          <w:sz w:val="21"/>
          <w:szCs w:val="21"/>
        </w:rPr>
        <w:t xml:space="preserve"> raised funds, and collaborated with health officials to conduct health camps, serving 1000+ children, women, and senior citizens</w:t>
      </w:r>
    </w:p>
    <w:p w14:paraId="1B4A072A" w14:textId="21A55381" w:rsidR="00124A9F" w:rsidRPr="00F920AF" w:rsidRDefault="00124A9F" w:rsidP="00124A9F">
      <w:pPr>
        <w:numPr>
          <w:ilvl w:val="0"/>
          <w:numId w:val="1"/>
        </w:numPr>
        <w:spacing w:line="213" w:lineRule="atLeast"/>
        <w:ind w:left="600" w:hanging="370"/>
        <w:rPr>
          <w:ins w:id="90" w:author="Sharma, Ramraj" w:date="2025-09-01T13:28:00Z" w16du:dateUtc="2025-09-01T17:28:00Z"/>
          <w:sz w:val="21"/>
          <w:szCs w:val="21"/>
        </w:rPr>
      </w:pPr>
      <w:r w:rsidRPr="00F920AF">
        <w:rPr>
          <w:sz w:val="21"/>
          <w:szCs w:val="21"/>
        </w:rPr>
        <w:t xml:space="preserve">Interests and hobbies: podcasts, futsal, trekking, and </w:t>
      </w:r>
      <w:del w:id="91" w:author="Sharma, Ramraj" w:date="2025-09-01T13:27:00Z" w16du:dateUtc="2025-09-01T17:27:00Z">
        <w:r w:rsidRPr="00F920AF" w:rsidDel="00ED6C53">
          <w:rPr>
            <w:sz w:val="21"/>
            <w:szCs w:val="21"/>
          </w:rPr>
          <w:delText xml:space="preserve">vipassana </w:delText>
        </w:r>
      </w:del>
      <w:ins w:id="92" w:author="Sharma, Ramraj" w:date="2025-09-01T13:27:00Z" w16du:dateUtc="2025-09-01T17:27:00Z">
        <w:r w:rsidR="00ED6C53" w:rsidRPr="00F920AF">
          <w:rPr>
            <w:sz w:val="21"/>
            <w:szCs w:val="21"/>
          </w:rPr>
          <w:t>V</w:t>
        </w:r>
        <w:r w:rsidR="00ED6C53" w:rsidRPr="00F920AF">
          <w:rPr>
            <w:sz w:val="21"/>
            <w:szCs w:val="21"/>
          </w:rPr>
          <w:t xml:space="preserve">ipassana </w:t>
        </w:r>
      </w:ins>
      <w:r w:rsidRPr="00F920AF">
        <w:rPr>
          <w:sz w:val="21"/>
          <w:szCs w:val="21"/>
        </w:rPr>
        <w:t>meditation</w:t>
      </w:r>
    </w:p>
    <w:p w14:paraId="6052286F" w14:textId="77777777" w:rsidR="00ED6C53" w:rsidRPr="00767E08" w:rsidRDefault="00ED6C53" w:rsidP="00F920AF">
      <w:pPr>
        <w:spacing w:line="213" w:lineRule="atLeast"/>
        <w:ind w:left="600"/>
        <w:rPr>
          <w:sz w:val="21"/>
          <w:szCs w:val="21"/>
        </w:rPr>
      </w:pPr>
    </w:p>
    <w:p w14:paraId="2AFBDC95" w14:textId="77777777" w:rsidR="00124A9F" w:rsidRPr="00325A74" w:rsidRDefault="00124A9F" w:rsidP="00124A9F">
      <w:pPr>
        <w:spacing w:line="213" w:lineRule="atLeast"/>
        <w:ind w:left="600"/>
        <w:rPr>
          <w:sz w:val="21"/>
          <w:szCs w:val="21"/>
        </w:rPr>
      </w:pPr>
    </w:p>
    <w:sectPr w:rsidR="00124A9F" w:rsidRPr="00325A74" w:rsidSect="004E426F">
      <w:pgSz w:w="12225" w:h="15810"/>
      <w:pgMar w:top="1080" w:right="1080" w:bottom="1080" w:left="1080" w:header="706" w:footer="706" w:gutter="0"/>
      <w:cols w:space="708"/>
      <w:docGrid w:linePitch="326"/>
      <w:sectPrChange w:id="93" w:author="Sharma, Ramraj" w:date="2025-09-01T13:17:00Z" w16du:dateUtc="2025-09-01T17:17:00Z">
        <w:sectPr w:rsidR="00124A9F" w:rsidRPr="00325A74" w:rsidSect="004E426F">
          <w:pgMar w:top="1440" w:right="720" w:bottom="778" w:left="720" w:header="706" w:footer="706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olly Pryzwansky" w:date="2025-08-27T08:34:00Z" w:initials="MP">
    <w:p w14:paraId="287D7337" w14:textId="77777777" w:rsidR="000E2ABB" w:rsidRDefault="000E2ABB" w:rsidP="000E2ABB">
      <w:pPr>
        <w:pStyle w:val="CommentText"/>
      </w:pPr>
      <w:r>
        <w:rPr>
          <w:rStyle w:val="CommentReference"/>
        </w:rPr>
        <w:annotationRef/>
      </w:r>
      <w:r>
        <w:t xml:space="preserve">You need to use .75” margins on all sides. </w:t>
      </w:r>
    </w:p>
  </w:comment>
  <w:comment w:id="2" w:author="Molly Pryzwansky" w:date="2025-08-27T08:34:00Z" w:initials="MP">
    <w:p w14:paraId="03A66E9C" w14:textId="77777777" w:rsidR="000E2ABB" w:rsidRDefault="000E2ABB" w:rsidP="000E2ABB">
      <w:pPr>
        <w:pStyle w:val="CommentText"/>
      </w:pPr>
      <w:r>
        <w:rPr>
          <w:rStyle w:val="CommentReference"/>
        </w:rPr>
        <w:annotationRef/>
      </w:r>
      <w:r>
        <w:t>There’s supposed to be an underscore here. Either make both letters of your first/last name cap or both lower case, but not mixed.</w:t>
      </w:r>
    </w:p>
  </w:comment>
  <w:comment w:id="4" w:author="Molly Pryzwansky" w:date="2025-08-27T08:35:00Z" w:initials="MP">
    <w:p w14:paraId="57FDE178" w14:textId="77777777" w:rsidR="000E2ABB" w:rsidRDefault="000E2ABB" w:rsidP="000E2ABB">
      <w:pPr>
        <w:pStyle w:val="CommentText"/>
      </w:pPr>
      <w:r>
        <w:rPr>
          <w:rStyle w:val="CommentReference"/>
        </w:rPr>
        <w:annotationRef/>
      </w:r>
      <w:r>
        <w:t>This is more than 1, so it’s plural. Concentrations in.</w:t>
      </w:r>
    </w:p>
  </w:comment>
  <w:comment w:id="10" w:author="Molly Pryzwansky" w:date="2025-08-27T08:37:00Z" w:initials="MP">
    <w:p w14:paraId="004D9656" w14:textId="77777777" w:rsidR="000E2ABB" w:rsidRDefault="000E2ABB" w:rsidP="000E2ABB">
      <w:pPr>
        <w:pStyle w:val="CommentText"/>
      </w:pPr>
      <w:r>
        <w:rPr>
          <w:rStyle w:val="CommentReference"/>
        </w:rPr>
        <w:annotationRef/>
      </w:r>
      <w:r>
        <w:t xml:space="preserve">Follow the template. Format like this:  Name of Scholarship – Full/Partial tuition </w:t>
      </w:r>
    </w:p>
  </w:comment>
  <w:comment w:id="20" w:author="Molly Pryzwansky" w:date="2025-08-27T08:38:00Z" w:initials="MP">
    <w:p w14:paraId="5F141CE4" w14:textId="77777777" w:rsidR="000E2ABB" w:rsidRDefault="000E2ABB" w:rsidP="000E2ABB">
      <w:pPr>
        <w:pStyle w:val="CommentText"/>
      </w:pPr>
      <w:r>
        <w:rPr>
          <w:rStyle w:val="CommentReference"/>
        </w:rPr>
        <w:annotationRef/>
      </w:r>
      <w:r>
        <w:t>Delete this here. It goes in the additional info section.</w:t>
      </w:r>
    </w:p>
  </w:comment>
  <w:comment w:id="29" w:author="Molly Pryzwansky" w:date="2025-08-27T08:38:00Z" w:initials="MP">
    <w:p w14:paraId="1BA6F0CE" w14:textId="77777777" w:rsidR="000E2ABB" w:rsidRDefault="000E2ABB" w:rsidP="000E2ABB">
      <w:pPr>
        <w:pStyle w:val="CommentText"/>
      </w:pPr>
      <w:r>
        <w:rPr>
          <w:rStyle w:val="CommentReference"/>
        </w:rPr>
        <w:annotationRef/>
      </w:r>
      <w:r>
        <w:t>Summer 2025</w:t>
      </w:r>
    </w:p>
  </w:comment>
  <w:comment w:id="39" w:author="Molly Pryzwansky" w:date="2025-08-27T08:39:00Z" w:initials="MP">
    <w:p w14:paraId="0F92516A" w14:textId="77777777" w:rsidR="000E2ABB" w:rsidRDefault="000E2ABB" w:rsidP="000E2ABB">
      <w:pPr>
        <w:pStyle w:val="CommentText"/>
      </w:pPr>
      <w:r>
        <w:rPr>
          <w:rStyle w:val="CommentReference"/>
        </w:rPr>
        <w:annotationRef/>
      </w:r>
      <w:r>
        <w:t>See template: use only digits for numbers, not words.</w:t>
      </w:r>
    </w:p>
  </w:comment>
  <w:comment w:id="51" w:author="Molly Pryzwansky" w:date="2025-08-27T08:40:00Z" w:initials="MP">
    <w:p w14:paraId="6EC5B287" w14:textId="77777777" w:rsidR="000E2ABB" w:rsidRDefault="000E2ABB" w:rsidP="000E2ABB">
      <w:pPr>
        <w:pStyle w:val="CommentText"/>
      </w:pPr>
      <w:r>
        <w:rPr>
          <w:rStyle w:val="CommentReference"/>
        </w:rPr>
        <w:annotationRef/>
      </w:r>
      <w:r>
        <w:t>Remove spacing. Should look like this: 2020-2024</w:t>
      </w:r>
    </w:p>
  </w:comment>
  <w:comment w:id="79" w:author="Molly Pryzwansky" w:date="2025-08-27T08:42:00Z" w:initials="MP">
    <w:p w14:paraId="6EB5D3BC" w14:textId="77777777" w:rsidR="000E2ABB" w:rsidRDefault="000E2ABB" w:rsidP="000E2ABB">
      <w:pPr>
        <w:pStyle w:val="CommentText"/>
      </w:pPr>
      <w:r>
        <w:rPr>
          <w:rStyle w:val="CommentReference"/>
        </w:rPr>
        <w:annotationRef/>
      </w:r>
      <w:r>
        <w:t>Move the CFA info here</w:t>
      </w:r>
    </w:p>
  </w:comment>
  <w:comment w:id="87" w:author="Molly Pryzwansky" w:date="2025-08-27T08:41:00Z" w:initials="MP">
    <w:p w14:paraId="3E182774" w14:textId="5B98C717" w:rsidR="000E2ABB" w:rsidRDefault="000E2ABB" w:rsidP="000E2ABB">
      <w:pPr>
        <w:pStyle w:val="CommentText"/>
      </w:pPr>
      <w:r>
        <w:rPr>
          <w:rStyle w:val="CommentReference"/>
        </w:rPr>
        <w:annotationRef/>
      </w:r>
      <w:r>
        <w:t>Nepalese government funding?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87D7337" w15:done="0"/>
  <w15:commentEx w15:paraId="03A66E9C" w15:done="0"/>
  <w15:commentEx w15:paraId="57FDE178" w15:done="0"/>
  <w15:commentEx w15:paraId="004D9656" w15:done="0"/>
  <w15:commentEx w15:paraId="5F141CE4" w15:done="0"/>
  <w15:commentEx w15:paraId="1BA6F0CE" w15:done="0"/>
  <w15:commentEx w15:paraId="0F92516A" w15:done="0"/>
  <w15:commentEx w15:paraId="6EC5B287" w15:done="0"/>
  <w15:commentEx w15:paraId="6EB5D3BC" w15:done="0"/>
  <w15:commentEx w15:paraId="3E18277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2F5A0B9" w16cex:dateUtc="2025-08-27T12:34:00Z"/>
  <w16cex:commentExtensible w16cex:durableId="3A73C341" w16cex:dateUtc="2025-08-27T12:34:00Z"/>
  <w16cex:commentExtensible w16cex:durableId="16F71614" w16cex:dateUtc="2025-08-27T12:35:00Z"/>
  <w16cex:commentExtensible w16cex:durableId="7DC341F2" w16cex:dateUtc="2025-08-27T12:37:00Z"/>
  <w16cex:commentExtensible w16cex:durableId="28187EB9" w16cex:dateUtc="2025-08-27T12:38:00Z"/>
  <w16cex:commentExtensible w16cex:durableId="0D8221BF" w16cex:dateUtc="2025-08-27T12:38:00Z"/>
  <w16cex:commentExtensible w16cex:durableId="3C31E525" w16cex:dateUtc="2025-08-27T12:39:00Z"/>
  <w16cex:commentExtensible w16cex:durableId="4887995E" w16cex:dateUtc="2025-08-27T12:40:00Z"/>
  <w16cex:commentExtensible w16cex:durableId="224DD203" w16cex:dateUtc="2025-08-27T12:42:00Z"/>
  <w16cex:commentExtensible w16cex:durableId="6ECB8EDE" w16cex:dateUtc="2025-08-27T12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87D7337" w16cid:durableId="42F5A0B9"/>
  <w16cid:commentId w16cid:paraId="03A66E9C" w16cid:durableId="3A73C341"/>
  <w16cid:commentId w16cid:paraId="57FDE178" w16cid:durableId="16F71614"/>
  <w16cid:commentId w16cid:paraId="004D9656" w16cid:durableId="7DC341F2"/>
  <w16cid:commentId w16cid:paraId="5F141CE4" w16cid:durableId="28187EB9"/>
  <w16cid:commentId w16cid:paraId="1BA6F0CE" w16cid:durableId="0D8221BF"/>
  <w16cid:commentId w16cid:paraId="0F92516A" w16cid:durableId="3C31E525"/>
  <w16cid:commentId w16cid:paraId="6EC5B287" w16cid:durableId="4887995E"/>
  <w16cid:commentId w16cid:paraId="6EB5D3BC" w16cid:durableId="224DD203"/>
  <w16cid:commentId w16cid:paraId="3E182774" w16cid:durableId="6ECB8ED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B8122D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8984E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7A6CB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010C5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F0272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86037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D3403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F06F0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3A26B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6BDE8D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A407C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ABE6C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E403C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10A4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FA8D8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1D6B1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70E9E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59A91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6CF204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FC22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94E67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05CEC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C8CF2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8EE2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A3C64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DE2F8E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B586F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F5D6D9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6961B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85EC6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51099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7C03E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A9885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5ACC8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706A70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9E6B0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5936CD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BC0B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B8EDF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CA8E6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E64AF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48854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C6849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53035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FE221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2613558F"/>
    <w:multiLevelType w:val="hybridMultilevel"/>
    <w:tmpl w:val="3A58A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2A2A71"/>
    <w:multiLevelType w:val="hybridMultilevel"/>
    <w:tmpl w:val="E7F8C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F068EA"/>
    <w:multiLevelType w:val="hybridMultilevel"/>
    <w:tmpl w:val="2B748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043089">
    <w:abstractNumId w:val="4"/>
  </w:num>
  <w:num w:numId="2" w16cid:durableId="2019262324">
    <w:abstractNumId w:val="1"/>
  </w:num>
  <w:num w:numId="3" w16cid:durableId="475605277">
    <w:abstractNumId w:val="3"/>
  </w:num>
  <w:num w:numId="4" w16cid:durableId="57094534">
    <w:abstractNumId w:val="0"/>
  </w:num>
  <w:num w:numId="5" w16cid:durableId="936403304">
    <w:abstractNumId w:val="2"/>
  </w:num>
  <w:num w:numId="6" w16cid:durableId="1959409244">
    <w:abstractNumId w:val="6"/>
  </w:num>
  <w:num w:numId="7" w16cid:durableId="1527520191">
    <w:abstractNumId w:val="5"/>
  </w:num>
  <w:num w:numId="8" w16cid:durableId="633095388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lly Pryzwansky">
    <w15:presenceInfo w15:providerId="AD" w15:userId="S::molly@pryzlaw.com::0a1fc9cd-931c-4c19-8607-43060c19c642"/>
  </w15:person>
  <w15:person w15:author="Sharma, Ramraj">
    <w15:presenceInfo w15:providerId="AD" w15:userId="S::ramrajsh@AD.UNC.EDU::24c2c866-207e-4a40-ad8a-85c68513346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B34"/>
    <w:rsid w:val="00005678"/>
    <w:rsid w:val="000079F1"/>
    <w:rsid w:val="00011B87"/>
    <w:rsid w:val="000229D1"/>
    <w:rsid w:val="00022B19"/>
    <w:rsid w:val="000300A3"/>
    <w:rsid w:val="0003168C"/>
    <w:rsid w:val="00034054"/>
    <w:rsid w:val="000350A0"/>
    <w:rsid w:val="000430F6"/>
    <w:rsid w:val="000437B8"/>
    <w:rsid w:val="00043BD0"/>
    <w:rsid w:val="00074534"/>
    <w:rsid w:val="000973CB"/>
    <w:rsid w:val="000978E8"/>
    <w:rsid w:val="000A295C"/>
    <w:rsid w:val="000B0BCA"/>
    <w:rsid w:val="000B2151"/>
    <w:rsid w:val="000B4CDA"/>
    <w:rsid w:val="000B4DE0"/>
    <w:rsid w:val="000B51CA"/>
    <w:rsid w:val="000B6EE1"/>
    <w:rsid w:val="000C4E50"/>
    <w:rsid w:val="000C7F8B"/>
    <w:rsid w:val="000D25E3"/>
    <w:rsid w:val="000E0393"/>
    <w:rsid w:val="000E0EB9"/>
    <w:rsid w:val="000E2ABB"/>
    <w:rsid w:val="000E3D73"/>
    <w:rsid w:val="000E3F06"/>
    <w:rsid w:val="000F6692"/>
    <w:rsid w:val="001016D2"/>
    <w:rsid w:val="001020A8"/>
    <w:rsid w:val="00113E67"/>
    <w:rsid w:val="0012009B"/>
    <w:rsid w:val="00122BE1"/>
    <w:rsid w:val="00124A9F"/>
    <w:rsid w:val="00136521"/>
    <w:rsid w:val="00136C79"/>
    <w:rsid w:val="00150762"/>
    <w:rsid w:val="00152AF3"/>
    <w:rsid w:val="00154AB5"/>
    <w:rsid w:val="0015744D"/>
    <w:rsid w:val="00161F09"/>
    <w:rsid w:val="00162885"/>
    <w:rsid w:val="0016690B"/>
    <w:rsid w:val="0017240D"/>
    <w:rsid w:val="00195EFD"/>
    <w:rsid w:val="00196BC5"/>
    <w:rsid w:val="001A26CE"/>
    <w:rsid w:val="001D0487"/>
    <w:rsid w:val="001D04B2"/>
    <w:rsid w:val="001D05D9"/>
    <w:rsid w:val="001D3706"/>
    <w:rsid w:val="001D4B9C"/>
    <w:rsid w:val="001D6AD1"/>
    <w:rsid w:val="002030AD"/>
    <w:rsid w:val="00205126"/>
    <w:rsid w:val="00205B01"/>
    <w:rsid w:val="00210BBB"/>
    <w:rsid w:val="002134D5"/>
    <w:rsid w:val="002318F9"/>
    <w:rsid w:val="002338EE"/>
    <w:rsid w:val="002343CD"/>
    <w:rsid w:val="00236853"/>
    <w:rsid w:val="002402AF"/>
    <w:rsid w:val="00252DCF"/>
    <w:rsid w:val="00253AA3"/>
    <w:rsid w:val="00254729"/>
    <w:rsid w:val="002610B1"/>
    <w:rsid w:val="00261DB9"/>
    <w:rsid w:val="00282E17"/>
    <w:rsid w:val="00283697"/>
    <w:rsid w:val="00286271"/>
    <w:rsid w:val="002873DA"/>
    <w:rsid w:val="0029055E"/>
    <w:rsid w:val="0029755D"/>
    <w:rsid w:val="002A5D50"/>
    <w:rsid w:val="002B6ED1"/>
    <w:rsid w:val="002C05E2"/>
    <w:rsid w:val="002C3515"/>
    <w:rsid w:val="002D78B0"/>
    <w:rsid w:val="002E1F59"/>
    <w:rsid w:val="002E6A60"/>
    <w:rsid w:val="002E6FF8"/>
    <w:rsid w:val="002E7B1A"/>
    <w:rsid w:val="002F2A26"/>
    <w:rsid w:val="002F2B7C"/>
    <w:rsid w:val="002F4FDA"/>
    <w:rsid w:val="002F57E2"/>
    <w:rsid w:val="002F7A0A"/>
    <w:rsid w:val="003002FD"/>
    <w:rsid w:val="00300B63"/>
    <w:rsid w:val="0030793D"/>
    <w:rsid w:val="00312041"/>
    <w:rsid w:val="0031524B"/>
    <w:rsid w:val="003201AE"/>
    <w:rsid w:val="00325693"/>
    <w:rsid w:val="00325A74"/>
    <w:rsid w:val="0033596C"/>
    <w:rsid w:val="003363CF"/>
    <w:rsid w:val="003443F7"/>
    <w:rsid w:val="0036142B"/>
    <w:rsid w:val="003670CE"/>
    <w:rsid w:val="00372789"/>
    <w:rsid w:val="00383F9D"/>
    <w:rsid w:val="003872F7"/>
    <w:rsid w:val="003954B2"/>
    <w:rsid w:val="003A12D4"/>
    <w:rsid w:val="003B0E70"/>
    <w:rsid w:val="003C4ADD"/>
    <w:rsid w:val="003D2894"/>
    <w:rsid w:val="003F14EC"/>
    <w:rsid w:val="003F1BC2"/>
    <w:rsid w:val="003F3522"/>
    <w:rsid w:val="003F3F03"/>
    <w:rsid w:val="003F73D3"/>
    <w:rsid w:val="00400D78"/>
    <w:rsid w:val="00401428"/>
    <w:rsid w:val="00410323"/>
    <w:rsid w:val="004148A8"/>
    <w:rsid w:val="00414A48"/>
    <w:rsid w:val="00416199"/>
    <w:rsid w:val="00423288"/>
    <w:rsid w:val="00424DC7"/>
    <w:rsid w:val="00433BEF"/>
    <w:rsid w:val="004443E9"/>
    <w:rsid w:val="004465F9"/>
    <w:rsid w:val="00450E4C"/>
    <w:rsid w:val="00453D3C"/>
    <w:rsid w:val="00454398"/>
    <w:rsid w:val="00457204"/>
    <w:rsid w:val="00463D8E"/>
    <w:rsid w:val="004658FC"/>
    <w:rsid w:val="00465994"/>
    <w:rsid w:val="0047705A"/>
    <w:rsid w:val="00484ACD"/>
    <w:rsid w:val="0048523B"/>
    <w:rsid w:val="00485535"/>
    <w:rsid w:val="00492643"/>
    <w:rsid w:val="00493C2A"/>
    <w:rsid w:val="004A11E7"/>
    <w:rsid w:val="004A1D25"/>
    <w:rsid w:val="004A2D18"/>
    <w:rsid w:val="004A3F16"/>
    <w:rsid w:val="004A651C"/>
    <w:rsid w:val="004B5A59"/>
    <w:rsid w:val="004B7A7F"/>
    <w:rsid w:val="004C5870"/>
    <w:rsid w:val="004D177A"/>
    <w:rsid w:val="004D6470"/>
    <w:rsid w:val="004D7615"/>
    <w:rsid w:val="004E426F"/>
    <w:rsid w:val="004F3015"/>
    <w:rsid w:val="004F6BB2"/>
    <w:rsid w:val="004F79D8"/>
    <w:rsid w:val="00501733"/>
    <w:rsid w:val="00515DDA"/>
    <w:rsid w:val="0051665F"/>
    <w:rsid w:val="00517A0D"/>
    <w:rsid w:val="005220E2"/>
    <w:rsid w:val="00523A9C"/>
    <w:rsid w:val="00527C25"/>
    <w:rsid w:val="00536F2E"/>
    <w:rsid w:val="00543990"/>
    <w:rsid w:val="00554FB3"/>
    <w:rsid w:val="0055709F"/>
    <w:rsid w:val="00557947"/>
    <w:rsid w:val="00564A07"/>
    <w:rsid w:val="00567262"/>
    <w:rsid w:val="00573C5E"/>
    <w:rsid w:val="0057517B"/>
    <w:rsid w:val="00581326"/>
    <w:rsid w:val="00587843"/>
    <w:rsid w:val="005B03B9"/>
    <w:rsid w:val="005D252D"/>
    <w:rsid w:val="005E2D48"/>
    <w:rsid w:val="005F5732"/>
    <w:rsid w:val="0060099C"/>
    <w:rsid w:val="006017CE"/>
    <w:rsid w:val="00611AF6"/>
    <w:rsid w:val="00613B34"/>
    <w:rsid w:val="006251AE"/>
    <w:rsid w:val="00627125"/>
    <w:rsid w:val="00630258"/>
    <w:rsid w:val="00632786"/>
    <w:rsid w:val="00643BEA"/>
    <w:rsid w:val="00646CFB"/>
    <w:rsid w:val="00657AC8"/>
    <w:rsid w:val="0066026D"/>
    <w:rsid w:val="00660A19"/>
    <w:rsid w:val="006762F5"/>
    <w:rsid w:val="0067751D"/>
    <w:rsid w:val="0068449B"/>
    <w:rsid w:val="00687CD0"/>
    <w:rsid w:val="00692EE5"/>
    <w:rsid w:val="0069512C"/>
    <w:rsid w:val="006971CC"/>
    <w:rsid w:val="006A3CDC"/>
    <w:rsid w:val="006A421D"/>
    <w:rsid w:val="006B1E5A"/>
    <w:rsid w:val="006B5793"/>
    <w:rsid w:val="006B5DE8"/>
    <w:rsid w:val="006C67C2"/>
    <w:rsid w:val="006D3DB8"/>
    <w:rsid w:val="006D7705"/>
    <w:rsid w:val="006E20FC"/>
    <w:rsid w:val="006E5AF2"/>
    <w:rsid w:val="00717B4F"/>
    <w:rsid w:val="007200EF"/>
    <w:rsid w:val="00720467"/>
    <w:rsid w:val="00737348"/>
    <w:rsid w:val="00750704"/>
    <w:rsid w:val="00752CC3"/>
    <w:rsid w:val="00761D19"/>
    <w:rsid w:val="00762B16"/>
    <w:rsid w:val="00763605"/>
    <w:rsid w:val="00763E9A"/>
    <w:rsid w:val="0076744C"/>
    <w:rsid w:val="00773D37"/>
    <w:rsid w:val="0078544C"/>
    <w:rsid w:val="0079037E"/>
    <w:rsid w:val="00795188"/>
    <w:rsid w:val="007A0DD7"/>
    <w:rsid w:val="007A3E48"/>
    <w:rsid w:val="007B4729"/>
    <w:rsid w:val="007B54CD"/>
    <w:rsid w:val="007B6514"/>
    <w:rsid w:val="007B7A67"/>
    <w:rsid w:val="007C0372"/>
    <w:rsid w:val="007D711E"/>
    <w:rsid w:val="007E6A61"/>
    <w:rsid w:val="007E7186"/>
    <w:rsid w:val="007F0C08"/>
    <w:rsid w:val="007F35DD"/>
    <w:rsid w:val="007F46AC"/>
    <w:rsid w:val="007F6E55"/>
    <w:rsid w:val="008017DB"/>
    <w:rsid w:val="008058CE"/>
    <w:rsid w:val="0080685F"/>
    <w:rsid w:val="008141E8"/>
    <w:rsid w:val="0082074B"/>
    <w:rsid w:val="00826000"/>
    <w:rsid w:val="00840015"/>
    <w:rsid w:val="008438B2"/>
    <w:rsid w:val="00847309"/>
    <w:rsid w:val="00852A64"/>
    <w:rsid w:val="0087098D"/>
    <w:rsid w:val="00874066"/>
    <w:rsid w:val="00876B5B"/>
    <w:rsid w:val="0087785D"/>
    <w:rsid w:val="00882F34"/>
    <w:rsid w:val="0088497A"/>
    <w:rsid w:val="00896446"/>
    <w:rsid w:val="008A68FB"/>
    <w:rsid w:val="008C7686"/>
    <w:rsid w:val="008C7B73"/>
    <w:rsid w:val="008E5816"/>
    <w:rsid w:val="008E7C78"/>
    <w:rsid w:val="008F50D7"/>
    <w:rsid w:val="0091199E"/>
    <w:rsid w:val="0091438D"/>
    <w:rsid w:val="00922029"/>
    <w:rsid w:val="00924D99"/>
    <w:rsid w:val="009264E8"/>
    <w:rsid w:val="00930FEE"/>
    <w:rsid w:val="00937D75"/>
    <w:rsid w:val="00940DC4"/>
    <w:rsid w:val="00941E36"/>
    <w:rsid w:val="00945FC0"/>
    <w:rsid w:val="0094617C"/>
    <w:rsid w:val="0094765C"/>
    <w:rsid w:val="00950303"/>
    <w:rsid w:val="009557C9"/>
    <w:rsid w:val="00961B27"/>
    <w:rsid w:val="009662EC"/>
    <w:rsid w:val="0096667E"/>
    <w:rsid w:val="00970359"/>
    <w:rsid w:val="0097218D"/>
    <w:rsid w:val="009763B9"/>
    <w:rsid w:val="00976D8A"/>
    <w:rsid w:val="009801F9"/>
    <w:rsid w:val="00983A82"/>
    <w:rsid w:val="00985A00"/>
    <w:rsid w:val="009932A7"/>
    <w:rsid w:val="009B3309"/>
    <w:rsid w:val="009B341B"/>
    <w:rsid w:val="009C7128"/>
    <w:rsid w:val="009D1483"/>
    <w:rsid w:val="009D14B6"/>
    <w:rsid w:val="009E7856"/>
    <w:rsid w:val="00A0124B"/>
    <w:rsid w:val="00A02E7A"/>
    <w:rsid w:val="00A12014"/>
    <w:rsid w:val="00A24CC2"/>
    <w:rsid w:val="00A3342F"/>
    <w:rsid w:val="00A35870"/>
    <w:rsid w:val="00A359D6"/>
    <w:rsid w:val="00A62DC9"/>
    <w:rsid w:val="00A807FF"/>
    <w:rsid w:val="00A842C6"/>
    <w:rsid w:val="00A84A6A"/>
    <w:rsid w:val="00A953A2"/>
    <w:rsid w:val="00A954BE"/>
    <w:rsid w:val="00A96BFA"/>
    <w:rsid w:val="00A9799F"/>
    <w:rsid w:val="00AC11F1"/>
    <w:rsid w:val="00AC150C"/>
    <w:rsid w:val="00AC5F0D"/>
    <w:rsid w:val="00AE0D43"/>
    <w:rsid w:val="00AE1888"/>
    <w:rsid w:val="00AE37BE"/>
    <w:rsid w:val="00AE6084"/>
    <w:rsid w:val="00AE74EF"/>
    <w:rsid w:val="00AE74F6"/>
    <w:rsid w:val="00AF117B"/>
    <w:rsid w:val="00B009EA"/>
    <w:rsid w:val="00B24A4A"/>
    <w:rsid w:val="00B2521B"/>
    <w:rsid w:val="00B4008A"/>
    <w:rsid w:val="00B45975"/>
    <w:rsid w:val="00B534B9"/>
    <w:rsid w:val="00B60B44"/>
    <w:rsid w:val="00B65789"/>
    <w:rsid w:val="00B82E16"/>
    <w:rsid w:val="00B9685A"/>
    <w:rsid w:val="00BA1564"/>
    <w:rsid w:val="00BB181A"/>
    <w:rsid w:val="00BB52DE"/>
    <w:rsid w:val="00BD1170"/>
    <w:rsid w:val="00BD3CA2"/>
    <w:rsid w:val="00BD4287"/>
    <w:rsid w:val="00BE0CD7"/>
    <w:rsid w:val="00BE599C"/>
    <w:rsid w:val="00BF3C3C"/>
    <w:rsid w:val="00BF4E13"/>
    <w:rsid w:val="00BF74DC"/>
    <w:rsid w:val="00C06EFD"/>
    <w:rsid w:val="00C124BC"/>
    <w:rsid w:val="00C12F77"/>
    <w:rsid w:val="00C13DD0"/>
    <w:rsid w:val="00C14CDC"/>
    <w:rsid w:val="00C2157D"/>
    <w:rsid w:val="00C262CA"/>
    <w:rsid w:val="00C3168C"/>
    <w:rsid w:val="00C4461D"/>
    <w:rsid w:val="00C525EF"/>
    <w:rsid w:val="00C60E62"/>
    <w:rsid w:val="00C61617"/>
    <w:rsid w:val="00C64C07"/>
    <w:rsid w:val="00C83565"/>
    <w:rsid w:val="00C86EC5"/>
    <w:rsid w:val="00C90791"/>
    <w:rsid w:val="00C9169C"/>
    <w:rsid w:val="00CA5BE0"/>
    <w:rsid w:val="00CB02C5"/>
    <w:rsid w:val="00CB3274"/>
    <w:rsid w:val="00CB509E"/>
    <w:rsid w:val="00CB61AC"/>
    <w:rsid w:val="00CC6A87"/>
    <w:rsid w:val="00CD32B5"/>
    <w:rsid w:val="00CE2C45"/>
    <w:rsid w:val="00CE5A68"/>
    <w:rsid w:val="00CF7D3C"/>
    <w:rsid w:val="00D02C85"/>
    <w:rsid w:val="00D03E46"/>
    <w:rsid w:val="00D0407E"/>
    <w:rsid w:val="00D05B51"/>
    <w:rsid w:val="00D21590"/>
    <w:rsid w:val="00D3071A"/>
    <w:rsid w:val="00D33FC8"/>
    <w:rsid w:val="00D353DB"/>
    <w:rsid w:val="00D37208"/>
    <w:rsid w:val="00D4069D"/>
    <w:rsid w:val="00D431AB"/>
    <w:rsid w:val="00D47695"/>
    <w:rsid w:val="00D541EF"/>
    <w:rsid w:val="00D56CF2"/>
    <w:rsid w:val="00D75455"/>
    <w:rsid w:val="00D92303"/>
    <w:rsid w:val="00DA5DC5"/>
    <w:rsid w:val="00DA70A9"/>
    <w:rsid w:val="00DB01AE"/>
    <w:rsid w:val="00DB33FF"/>
    <w:rsid w:val="00DB559A"/>
    <w:rsid w:val="00DB6897"/>
    <w:rsid w:val="00DD0695"/>
    <w:rsid w:val="00DD7219"/>
    <w:rsid w:val="00DE5B51"/>
    <w:rsid w:val="00DF4F5C"/>
    <w:rsid w:val="00DF5976"/>
    <w:rsid w:val="00E109F7"/>
    <w:rsid w:val="00E16232"/>
    <w:rsid w:val="00E206EC"/>
    <w:rsid w:val="00E23CB4"/>
    <w:rsid w:val="00E24D97"/>
    <w:rsid w:val="00E35967"/>
    <w:rsid w:val="00E4054C"/>
    <w:rsid w:val="00E4443C"/>
    <w:rsid w:val="00E549F3"/>
    <w:rsid w:val="00E57A03"/>
    <w:rsid w:val="00E60531"/>
    <w:rsid w:val="00E60EE2"/>
    <w:rsid w:val="00E61091"/>
    <w:rsid w:val="00E71E16"/>
    <w:rsid w:val="00E83D4F"/>
    <w:rsid w:val="00E940A2"/>
    <w:rsid w:val="00E94F46"/>
    <w:rsid w:val="00E96A68"/>
    <w:rsid w:val="00EA235F"/>
    <w:rsid w:val="00EB016C"/>
    <w:rsid w:val="00EB17D9"/>
    <w:rsid w:val="00EB59A9"/>
    <w:rsid w:val="00EB6732"/>
    <w:rsid w:val="00ED2F8F"/>
    <w:rsid w:val="00ED6344"/>
    <w:rsid w:val="00ED6589"/>
    <w:rsid w:val="00ED6C53"/>
    <w:rsid w:val="00EE3963"/>
    <w:rsid w:val="00EE6643"/>
    <w:rsid w:val="00EE741D"/>
    <w:rsid w:val="00F0348D"/>
    <w:rsid w:val="00F10FDD"/>
    <w:rsid w:val="00F11665"/>
    <w:rsid w:val="00F214BD"/>
    <w:rsid w:val="00F30FEE"/>
    <w:rsid w:val="00F40DEB"/>
    <w:rsid w:val="00F504F1"/>
    <w:rsid w:val="00F61523"/>
    <w:rsid w:val="00F90C20"/>
    <w:rsid w:val="00F917CE"/>
    <w:rsid w:val="00F920AF"/>
    <w:rsid w:val="00F93C76"/>
    <w:rsid w:val="00F93D75"/>
    <w:rsid w:val="00FA1097"/>
    <w:rsid w:val="00FC4DFA"/>
    <w:rsid w:val="00FD0996"/>
    <w:rsid w:val="00FD1B42"/>
    <w:rsid w:val="00FD65C0"/>
    <w:rsid w:val="00FD6E94"/>
    <w:rsid w:val="00FE461A"/>
    <w:rsid w:val="00FF3A70"/>
    <w:rsid w:val="00FF6076"/>
    <w:rsid w:val="00FF6E68"/>
    <w:rsid w:val="03B9ABC5"/>
    <w:rsid w:val="089566C8"/>
    <w:rsid w:val="0C9A3A77"/>
    <w:rsid w:val="0DC522C4"/>
    <w:rsid w:val="12C958F5"/>
    <w:rsid w:val="1E835B5B"/>
    <w:rsid w:val="3056CB7B"/>
    <w:rsid w:val="4507DC4D"/>
    <w:rsid w:val="63C909D3"/>
    <w:rsid w:val="66DDA7DB"/>
    <w:rsid w:val="671D4493"/>
    <w:rsid w:val="6876B10B"/>
    <w:rsid w:val="6CFC6FC7"/>
    <w:rsid w:val="6E1F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74792"/>
  <w15:chartTrackingRefBased/>
  <w15:docId w15:val="{BDAD6EAF-6A0D-2045-B45E-4EB812BC0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3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B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B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B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B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B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B34"/>
    <w:rPr>
      <w:b/>
      <w:bCs/>
      <w:smallCaps/>
      <w:color w:val="0F4761" w:themeColor="accent1" w:themeShade="BF"/>
      <w:spacing w:val="5"/>
    </w:rPr>
  </w:style>
  <w:style w:type="table" w:customStyle="1" w:styleId="tableMsoNormalTable">
    <w:name w:val="table_MsoNormalTable"/>
    <w:basedOn w:val="TableNormal"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customStyle="1" w:styleId="fs13fw6undefinedtdn">
    <w:name w:val="fs13 fw6 undefined tdn"/>
    <w:basedOn w:val="DefaultParagraphFont"/>
    <w:rsid w:val="00613B34"/>
  </w:style>
  <w:style w:type="character" w:customStyle="1" w:styleId="fs13fw6">
    <w:name w:val="fs13 fw6"/>
    <w:basedOn w:val="DefaultParagraphFont"/>
    <w:rsid w:val="00613B34"/>
  </w:style>
  <w:style w:type="character" w:customStyle="1" w:styleId="fs13fw4ttcundefinedtdn">
    <w:name w:val="fs13 fw4 ttc undefined tdn"/>
    <w:basedOn w:val="DefaultParagraphFont"/>
    <w:rsid w:val="00613B34"/>
  </w:style>
  <w:style w:type="character" w:customStyle="1" w:styleId="fs13fw4ttc">
    <w:name w:val="fs13 fw4 ttc"/>
    <w:basedOn w:val="DefaultParagraphFont"/>
    <w:rsid w:val="00613B34"/>
  </w:style>
  <w:style w:type="character" w:customStyle="1" w:styleId="fs13fw4">
    <w:name w:val="fs13 fw4"/>
    <w:basedOn w:val="DefaultParagraphFont"/>
    <w:rsid w:val="00613B34"/>
  </w:style>
  <w:style w:type="character" w:customStyle="1" w:styleId="fs13fw6undefined">
    <w:name w:val="fs13 fw6 undefined"/>
    <w:basedOn w:val="DefaultParagraphFont"/>
    <w:rsid w:val="00613B34"/>
  </w:style>
  <w:style w:type="character" w:customStyle="1" w:styleId="fs13fw4undefinedtdn">
    <w:name w:val="fs13 fw4 undefined tdn"/>
    <w:basedOn w:val="DefaultParagraphFont"/>
    <w:rsid w:val="00613B34"/>
  </w:style>
  <w:style w:type="character" w:customStyle="1" w:styleId="fs13fw4undefined">
    <w:name w:val="fs13 fw4 undefined"/>
    <w:basedOn w:val="DefaultParagraphFont"/>
    <w:rsid w:val="00613B34"/>
  </w:style>
  <w:style w:type="character" w:customStyle="1" w:styleId="fs13fw6ttu">
    <w:name w:val="fs13 fw6 ttu"/>
    <w:basedOn w:val="DefaultParagraphFont"/>
    <w:rsid w:val="00613B34"/>
  </w:style>
  <w:style w:type="character" w:customStyle="1" w:styleId="fs13fw4fsimulti-linew100undefined">
    <w:name w:val="fs13 fw4 fsi multi-line w100 undefined"/>
    <w:basedOn w:val="DefaultParagraphFont"/>
    <w:rsid w:val="00613B34"/>
  </w:style>
  <w:style w:type="character" w:styleId="CommentReference">
    <w:name w:val="annotation reference"/>
    <w:basedOn w:val="DefaultParagraphFont"/>
    <w:uiPriority w:val="99"/>
    <w:semiHidden/>
    <w:unhideWhenUsed/>
    <w:rsid w:val="00613B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13B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13B3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25A7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350A0"/>
    <w:rPr>
      <w:b/>
      <w:bC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2A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2ABB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0E2AB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671</Words>
  <Characters>3830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Ramraj</dc:creator>
  <cp:keywords/>
  <dc:description/>
  <cp:lastModifiedBy>Sharma, Ramraj</cp:lastModifiedBy>
  <cp:revision>3</cp:revision>
  <cp:lastPrinted>2025-08-12T21:49:00Z</cp:lastPrinted>
  <dcterms:created xsi:type="dcterms:W3CDTF">2025-09-01T17:09:00Z</dcterms:created>
  <dcterms:modified xsi:type="dcterms:W3CDTF">2025-09-01T17:34:00Z</dcterms:modified>
</cp:coreProperties>
</file>